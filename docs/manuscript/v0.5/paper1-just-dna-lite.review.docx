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commentRangeStart w:id="183"/>
      <w:r>
        <w:rPr>
          <w:b/>
        </w:rPr>
        <w:t>Just-DNA-Lite: a Local-First, Open-Source Platform for Personal Genome Annotation and Polygenic Risk Scoring</w:t>
      </w:r>
      <w:commentRangeEnd w:id="183"/>
      <w:r>
        <w:rPr>
          <w:rStyle w:val="CommentReference"/>
        </w:rPr>
        <w:commentReference w:id="183"/>
      </w:r>
    </w:p>
    <w:p>
      <w:pPr>
        <w:pStyle w:val="Quote"/>
      </w:pPr>
      <w:r>
        <w:rPr>
          <w:b/>
        </w:rPr>
        <w:t>Draft v0.5 (Paper 1 of 2).</w:t>
      </w:r>
      <w:r>
        <w:rPr/>
        <w:t xml:space="preserve"> This is the platform paper: the local-first platform and the compute engines it runs — the annotation pipeline, the just-prs computation library </w:t>
      </w:r>
      <w:r>
        <w:rPr>
          <w:b/>
        </w:rPr>
        <w:t xml:space="preserve">and its </w:t>
      </w:r>
      <w:r>
        <w:rPr>
          <w:rFonts w:ascii="Consolas" w:hAnsi="Consolas"/>
          <w:b/>
        </w:rPr>
        <w:t>just-prs-mcp</w:t>
      </w:r>
      <w:r>
        <w:rPr>
          <w:b/>
        </w:rPr>
        <w:t xml:space="preserve"> access layer</w:t>
      </w:r>
      <w:r>
        <w:rPr/>
        <w:t xml:space="preserve">, the no-code module format, the web UI, </w:t>
      </w:r>
      <w:r>
        <w:rPr>
          <w:rFonts w:ascii="Consolas" w:hAnsi="Consolas"/>
        </w:rPr>
        <w:t>just-dna-format</w:t>
      </w:r>
      <w:r>
        <w:rPr/>
        <w:t>, and the module registry.</w:t>
      </w:r>
      <w:r>
        <w:rPr/>
        <w:t xml:space="preserve"> The boundary with the companion paper is </w:t>
      </w:r>
      <w:r>
        <w:rPr>
          <w:i/>
        </w:rPr>
        <w:t>consuming</w:t>
      </w:r>
      <w:r>
        <w:rPr/>
        <w:t xml:space="preserve"> versus </w:t>
      </w:r>
      <w:r>
        <w:rPr>
          <w:i/>
        </w:rPr>
        <w:t>authoring</w:t>
      </w:r>
      <w:r>
        <w:rPr/>
        <w:t>: this paper covers how a compiled module or a published score is discovered, computed against a genome, and reported, including from an AI assistant that calls these operations as typed tools.</w:t>
      </w:r>
      <w:r>
        <w:rPr/>
        <w:t xml:space="preserve"> The companion paper covers the other direction — an assistant </w:t>
      </w:r>
      <w:r>
        <w:rPr>
          <w:i/>
        </w:rPr>
        <w:t>producing</w:t>
      </w:r>
      <w:r>
        <w:rPr/>
        <w:t xml:space="preserve"> new annotation content: the authoring plugin, the enrichment and compilation toolchain, and how modules are published and versioned.</w:t>
      </w:r>
      <w:r>
        <w:rPr/>
        <w:t xml:space="preserve"> It is </w:t>
      </w:r>
      <w:r>
        <w:rPr>
          <w:i/>
        </w:rPr>
        <w:t>Creating and Sharing Genomic Annotation Modules with AI: The Just-DNA Ecosystem</w:t>
      </w:r>
      <w:r>
        <w:rPr/>
        <w:t xml:space="preserve"> (entered at EASRP 2026 and not selected for the final, so its journal is still to be chosen; draft mirror: </w:t>
      </w:r>
      <w:r>
        <w:rPr>
          <w:rFonts w:ascii="Consolas" w:hAnsi="Consolas"/>
        </w:rPr>
        <w:t>paper2-just-module-creator.md</w:t>
      </w:r>
      <w:r>
        <w:rPr/>
        <w:t>).</w:t>
      </w:r>
      <w:r>
        <w:rPr/>
        <w:t xml:space="preserve"> See </w:t>
      </w:r>
      <w:r>
        <w:rPr>
          <w:rFonts w:ascii="Consolas" w:hAnsi="Consolas"/>
        </w:rPr>
        <w:t>docs/manuscript/v0.3/manuscript-strategy-v0.3.md</w:t>
      </w:r>
      <w:r>
        <w:rPr/>
        <w:t xml:space="preserve"> and, for venues, </w:t>
      </w:r>
      <w:r>
        <w:rPr>
          <w:rFonts w:ascii="Consolas" w:hAnsi="Consolas"/>
        </w:rPr>
        <w:t>docs/manuscript/manuscript_journal_strategy.md</w:t>
      </w:r>
      <w:r>
        <w:rPr/>
        <w:t xml:space="preserve"> (section "Venues, October 2026").</w:t>
      </w:r>
    </w:p>
    <w:p>
      <w:r>
        <w:rPr>
          <w:b/>
        </w:rPr>
        <w:t>Authors:</w:t>
      </w:r>
      <w:r>
        <w:rPr/>
        <w:t xml:space="preserve"> Kulaga Anton</w:t>
      </w:r>
      <w:r>
        <w:rPr>
          <w:vertAlign w:val="superscript"/>
        </w:rPr>
        <w:t>1,2,4,†</w:t>
      </w:r>
      <w:r>
        <w:rPr/>
        <w:t>, Usanov Nikolay</w:t>
      </w:r>
      <w:r>
        <w:rPr>
          <w:vertAlign w:val="superscript"/>
        </w:rPr>
        <w:t>3,4,†</w:t>
      </w:r>
      <w:r>
        <w:rPr/>
        <w:t>, Borysova Olga</w:t>
      </w:r>
      <w:r>
        <w:rPr>
          <w:vertAlign w:val="superscript"/>
        </w:rPr>
        <w:t>4</w:t>
      </w:r>
      <w:r>
        <w:rPr/>
        <w:t>, Karmazin Alexey</w:t>
      </w:r>
      <w:r>
        <w:rPr>
          <w:vertAlign w:val="superscript"/>
        </w:rPr>
        <w:t>4</w:t>
      </w:r>
      <w:r>
        <w:rPr/>
        <w:t>, Koval Maria</w:t>
      </w:r>
      <w:r>
        <w:rPr>
          <w:vertAlign w:val="superscript"/>
        </w:rPr>
        <w:t>4</w:t>
      </w:r>
      <w:r>
        <w:rPr/>
        <w:t>, Fedorova Alina</w:t>
      </w:r>
      <w:r>
        <w:rPr>
          <w:vertAlign w:val="superscript"/>
        </w:rPr>
        <w:t>4</w:t>
      </w:r>
      <w:r>
        <w:rPr/>
        <w:t>, Pushkareva Malvina</w:t>
      </w:r>
      <w:r>
        <w:rPr>
          <w:vertAlign w:val="superscript"/>
        </w:rPr>
        <w:t>4</w:t>
      </w:r>
      <w:r>
        <w:rPr/>
        <w:t>, Evfratov Sergey</w:t>
      </w:r>
      <w:r>
        <w:rPr>
          <w:vertAlign w:val="superscript"/>
        </w:rPr>
        <w:t>4</w:t>
      </w:r>
      <w:r>
        <w:rPr/>
        <w:t>, Ryangguk Kim</w:t>
      </w:r>
      <w:r>
        <w:rPr>
          <w:vertAlign w:val="superscript"/>
        </w:rPr>
        <w:t>8</w:t>
      </w:r>
      <w:r>
        <w:rPr/>
        <w:t>, Zaharia Livia</w:t>
      </w:r>
      <w:r>
        <w:rPr>
          <w:vertAlign w:val="superscript"/>
        </w:rPr>
        <w:t>3</w:t>
      </w:r>
      <w:r>
        <w:rPr/>
        <w:t>, Fuellen Georg</w:t>
      </w:r>
      <w:r>
        <w:rPr>
          <w:vertAlign w:val="superscript"/>
        </w:rPr>
        <w:t>1,*</w:t>
      </w:r>
      <w:r>
        <w:rPr/>
        <w:t>, Tacutu Robi</w:t>
      </w:r>
      <w:r>
        <w:rPr>
          <w:vertAlign w:val="superscript"/>
        </w:rPr>
        <w:t>2,9,*</w:t>
      </w:r>
    </w:p>
    <w:p>
      <w:commentRangeStart w:id="185"/>
      <w:r>
        <w:rPr>
          <w:b/>
        </w:rPr>
        <w:t>Affiliations:</w:t>
      </w:r>
      <w:commentRangeEnd w:id="185"/>
      <w:r>
        <w:rPr>
          <w:rStyle w:val="CommentReference"/>
        </w:rPr>
        <w:commentReference w:id="185"/>
      </w:r>
    </w:p>
    <w:p>
      <w:pPr>
        <w:pStyle w:val="ListNumber"/>
      </w:pPr>
      <w:r>
        <w:rPr/>
        <w:t>Institute for Biostatistics and Informatics in Medicine and Ageing Research, Rostock University Medical Center, Rostock, Germany</w:t>
      </w:r>
    </w:p>
    <w:p>
      <w:pPr>
        <w:pStyle w:val="ListNumber"/>
      </w:pPr>
      <w:r>
        <w:rPr/>
        <w:t>Institute of Biochemistry of the Romanian Academy, Bucharest, Romania</w:t>
      </w:r>
    </w:p>
    <w:p>
      <w:pPr>
        <w:pStyle w:val="ListNumber"/>
      </w:pPr>
      <w:r>
        <w:rPr/>
        <w:t>HEALES (Healthy Life Extension Society)</w:t>
      </w:r>
    </w:p>
    <w:p>
      <w:pPr>
        <w:pStyle w:val="ListNumber"/>
      </w:pPr>
      <w:r>
        <w:rPr/>
        <w:t>SecvADN SRL</w:t>
      </w:r>
    </w:p>
    <w:p>
      <w:pPr>
        <w:pStyle w:val="ListNumber"/>
      </w:pPr>
      <w:r>
        <w:rPr/>
        <w:t>CellFabrik SRL</w:t>
      </w:r>
    </w:p>
    <w:p>
      <w:pPr>
        <w:pStyle w:val="ListNumber"/>
      </w:pPr>
      <w:r>
        <w:rPr/>
        <w:t>MitoSpace</w:t>
      </w:r>
    </w:p>
    <w:p>
      <w:pPr>
        <w:pStyle w:val="ListNumber"/>
      </w:pPr>
      <w:r>
        <w:rPr/>
        <w:t>M.</w:t>
      </w:r>
      <w:r>
        <w:rPr/>
        <w:t xml:space="preserve"> Glushkov Institute of Cybernetics of National Academy of Sciences of Ukraine</w:t>
      </w:r>
    </w:p>
    <w:p>
      <w:pPr>
        <w:pStyle w:val="ListNumber"/>
      </w:pPr>
      <w:r>
        <w:rPr/>
        <w:t>Oak Bioinformatics, LLC</w:t>
      </w:r>
    </w:p>
    <w:p>
      <w:pPr>
        <w:pStyle w:val="ListNumber"/>
      </w:pPr>
      <w:r>
        <w:rPr/>
        <w:t>Romanian Bioinformatics Cluster, Târgu Mureș, Romania</w:t>
      </w:r>
    </w:p>
    <w:p>
      <w:r>
        <w:rPr/>
        <w:t>† These authors contributed equally.</w:t>
      </w:r>
      <w:r>
        <w:rPr/>
        <w:t xml:space="preserve"> * Co-supervising authors.</w:t>
      </w:r>
    </w:p>
    <w:p/>
    <w:p>
      <w:pPr>
        <w:pStyle w:val="Heading1"/>
      </w:pPr>
      <w:r>
        <w:rPr>
          <w:b/>
        </w:rPr>
        <w:t>Abstract</w:t>
      </w:r>
    </w:p>
    <w:p>
      <w:r>
        <w:rPr>
          <w:b/>
        </w:rPr>
        <w:t>Motivation:</w:t>
      </w:r>
      <w:commentRangeStart w:id="130"/>
      <w:commentRangeStart w:id="182"/>
      <w:r>
        <w:rPr/>
        <w:t xml:space="preserve"> People who receive a personal genome file still face a practical problem: how to connect their variants to published evidence, inspect the analysis and retain control of their data.</w:t>
      </w:r>
      <w:commentRangeEnd w:id="182"/>
      <w:r>
        <w:rPr>
          <w:rStyle w:val="CommentReference"/>
        </w:rPr>
        <w:commentReference w:id="182"/>
      </w:r>
      <w:commentRangeEnd w:id="130"/>
      <w:r>
        <w:rPr>
          <w:rStyle w:val="CommentReference"/>
        </w:rPr>
        <w:commentReference w:id="130"/>
      </w:r>
    </w:p>
    <w:p>
      <w:r>
        <w:rPr>
          <w:b/>
        </w:rPr>
        <w:t>Results:</w:t>
      </w:r>
      <w:commentRangeStart w:id="174"/>
      <w:r>
        <w:rPr/>
        <w:t xml:space="preserve"> Just-DNA-Lite is an open-source platform for variant annotation and polygenic risk scoring with a web interface.</w:t>
      </w:r>
      <w:commentRangeEnd w:id="174"/>
      <w:r>
        <w:rPr>
          <w:rStyle w:val="CommentReference"/>
        </w:rPr>
        <w:commentReference w:id="174"/>
      </w:r>
      <w:r>
        <w:rPr/>
        <w:t xml:space="preserve"> Annotation modules are versioned packages of variant-trait tables and their sources, added without code and distributed through a registry.</w:t>
      </w:r>
      <w:r>
        <w:rPr/>
        <w:t xml:space="preserve"> </w:t>
      </w:r>
      <w:r>
        <w:rPr/>
        <w:t>Reports list each matched variant with its reported effect and sources.</w:t>
      </w:r>
      <w:commentRangeStart w:id="177"/>
      <w:r>
        <w:rPr/>
        <w:t xml:space="preserve"> The just-prs library scores through web, command-line, Python and Model Context Protocol </w:t>
      </w:r>
      <w:commentRangeStart w:id="0"/>
      <w:ins w:id="1" w:author="Story" w:date="2026-10-26T10:12:21Z">
        <w:r>
          <w:rPr/>
          <w:t xml:space="preserve">(AI-assistant) </w:t>
        </w:r>
      </w:ins>
      <w:commentRangeEnd w:id="0"/>
      <w:r>
        <w:rPr>
          <w:rStyle w:val="CommentReference"/>
        </w:rPr>
        <w:commentReference w:id="0"/>
      </w:r>
      <w:r>
        <w:rPr/>
        <w:t>interfaces and shows percentiles within a reference population matched to the genome's inferred ancestry, with all models for a trait together.</w:t>
      </w:r>
      <w:commentRangeEnd w:id="177"/>
      <w:r>
        <w:rPr>
          <w:rStyle w:val="CommentReference"/>
        </w:rPr>
        <w:commentReference w:id="177"/>
      </w:r>
      <w:r>
        <w:rPr/>
        <w:t xml:space="preserve"> </w:t>
      </w:r>
      <w:commentRangeStart w:id="135"/>
      <w:r>
        <w:rPr/>
        <w:t>Core annotation and scoring run locally on downloaded reference data; optional external AI services introduce a separate data-sharing boundary.</w:t>
      </w:r>
      <w:commentRangeEnd w:id="135"/>
      <w:r>
        <w:rPr>
          <w:rStyle w:val="CommentReference"/>
        </w:rPr>
        <w:commentReference w:id="135"/>
      </w:r>
      <w:r>
        <w:rPr/>
        <w:t xml:space="preserve"> The platform is meant for research and education and does not provide diagnoses or establish clinical validity for the associations it reports.</w:t>
      </w:r>
    </w:p>
    <w:p>
      <w:r>
        <w:rPr>
          <w:b/>
        </w:rPr>
        <w:t>Availability and implementation:</w:t>
      </w:r>
      <w:r>
        <w:rPr/>
        <w:t xml:space="preserve"> Just-DNA-Lite (AGPL-3.0) and just-prs (MIT) are written in Python and run on Linux, macOS and Windows.</w:t>
      </w:r>
      <w:commentRangeStart w:id="163"/>
      <w:r>
        <w:rPr/>
        <w:t xml:space="preserve"> Source code: https://github.com/dna-seq/just-dna-lite and https://github.com/dna-seq/just-prs.</w:t>
      </w:r>
      <w:commentRangeEnd w:id="163"/>
      <w:r>
        <w:rPr>
          <w:rStyle w:val="CommentReference"/>
        </w:rPr>
        <w:commentReference w:id="163"/>
      </w:r>
      <w:r>
        <w:rPr/>
        <w:t xml:space="preserve"> The two co-author genomes used in the benchmarks are public on Zenodo (records 18370498 and 19487816).</w:t>
      </w:r>
    </w:p>
    <w:p>
      <w:r>
        <w:rPr>
          <w:b/>
        </w:rPr>
        <w:t>Contact:</w:t>
      </w:r>
      <w:r>
        <w:rPr/>
        <w:t xml:space="preserve"> fuellen@uni-rostock.de, robi.tacutu@gmail.com</w:t>
      </w:r>
    </w:p>
    <w:p>
      <w:r>
        <w:rPr>
          <w:b/>
        </w:rPr>
        <w:t>Supplementary information:</w:t>
      </w:r>
      <w:r>
        <w:rPr/>
        <w:t xml:space="preserve"> Supplementary data accompany this manuscript.</w:t>
      </w:r>
      <w:r>
        <w:rPr/>
        <w:t xml:space="preserve"> </w:t>
      </w:r>
      <w:r>
        <w:rPr/>
        <w:t>&lt;!-- AUTHOR TODO: add the archive DOI (Zenodo or Software Heritage) of the submitted software version and test data to the Availability paragraph before submission.</w:t>
      </w:r>
      <w:r>
        <w:rPr/>
        <w:t xml:space="preserve"> --&gt;</w:t>
      </w:r>
    </w:p>
    <w:p>
      <w:pPr>
        <w:pStyle w:val="Heading1"/>
      </w:pPr>
      <w:r>
        <w:rPr>
          <w:b/>
        </w:rPr>
        <w:t>1.</w:t>
      </w:r>
      <w:r>
        <w:rPr>
          <w:b/>
        </w:rPr>
        <w:t xml:space="preserve"> Introduction</w:t>
      </w:r>
    </w:p>
    <w:p>
      <w:r>
        <w:rPr/>
        <w:t>Researchers and individuals who receive raw variant files (VCFs) containing millions of variants</w:t>
      </w:r>
      <w:r>
        <w:rPr/>
        <w:t xml:space="preserve"> </w:t>
      </w:r>
      <w:r>
        <w:rPr/>
        <w:t>often lack an accessible way to annotate them against published databases without specialized bioinformatics expertise</w:t>
      </w:r>
      <w:commentRangeStart w:id="1"/>
      <w:ins w:id="2" w:author="Reference check" w:date="2026-10-26T10:12:21Z">
        <w:r>
          <w:rPr/>
          <w:t xml:space="preserve"> (Chen et al., 2023)</w:t>
        </w:r>
      </w:ins>
      <w:commentRangeStart w:id="151"/>
      <w:r>
        <w:rPr/>
        <w:t>, a learning curve that takes time away from the questions they set out to answer</w:t>
      </w:r>
      <w:commentRangeEnd w:id="151"/>
      <w:r>
        <w:rPr>
          <w:rStyle w:val="CommentReference"/>
        </w:rPr>
        <w:commentReference w:id="151"/>
      </w:r>
      <w:ins w:id="3" w:author="Reference check" w:date="2026-10-26T10:12:21Z">
        <w:r>
          <w:rPr/>
          <w:t>; many turn to third-party interpretation services instead</w:t>
        </w:r>
      </w:ins>
      <w:r>
        <w:rPr/>
        <w:t xml:space="preserve"> (Nelson et al., 2019</w:t>
      </w:r>
      <w:del w:id="4" w:author="Reference check" w:date="2026-10-26T10:12:21Z">
        <w:r>
          <w:rPr/>
          <w:delText>; Chen et al., 2023</w:delText>
        </w:r>
      </w:del>
      <w:commentRangeEnd w:id="1"/>
      <w:r>
        <w:rPr>
          <w:rStyle w:val="CommentReference"/>
        </w:rPr>
        <w:commentReference w:id="1"/>
      </w:r>
      <w:r>
        <w:rPr/>
        <w:t>; O'Daniel et al., 2025).</w:t>
      </w:r>
    </w:p>
    <w:p>
      <w:commentRangeStart w:id="155"/>
      <w:r>
        <w:rPr/>
        <w:t xml:space="preserve">By 2025, manufacturers </w:t>
      </w:r>
      <w:commentRangeStart w:id="2"/>
      <w:del w:id="5" w:author="Workflow" w:date="2026-10-26T10:12:21Z">
        <w:r>
          <w:rPr/>
          <w:delText>listed</w:delText>
        </w:r>
      </w:del>
      <w:ins w:id="6" w:author="Workflow" w:date="2026-10-26T10:12:21Z">
        <w:r>
          <w:rPr/>
          <w:t>advertised</w:t>
        </w:r>
      </w:ins>
      <w:r>
        <w:rPr/>
        <w:t xml:space="preserve"> the sequencing </w:t>
      </w:r>
      <w:del w:id="7" w:author="Workflow" w:date="2026-10-26T10:12:21Z">
        <w:r>
          <w:rPr/>
          <w:delText>consumables for</w:delText>
        </w:r>
      </w:del>
      <w:ins w:id="8" w:author="Workflow" w:date="2026-10-26T10:12:21Z">
        <w:r>
          <w:rPr/>
          <w:t>of</w:t>
        </w:r>
      </w:ins>
      <w:r>
        <w:rPr/>
        <w:t xml:space="preserve"> a human genome </w:t>
      </w:r>
      <w:del w:id="9" w:author="Workflow" w:date="2026-10-26T10:12:21Z">
        <w:r>
          <w:rPr/>
          <w:delText>at</w:delText>
        </w:r>
      </w:del>
      <w:ins w:id="10" w:author="Workflow" w:date="2026-10-26T10:12:21Z">
        <w:r>
          <w:rPr/>
          <w:t>for</w:t>
        </w:r>
      </w:ins>
      <w:commentRangeEnd w:id="2"/>
      <w:r>
        <w:rPr>
          <w:rStyle w:val="CommentReference"/>
        </w:rPr>
        <w:commentReference w:id="2"/>
      </w:r>
      <w:r>
        <w:rPr/>
        <w:t xml:space="preserve"> US$80 to US$200 (Illumina, 2023; Ultima Genomics, 2025).</w:t>
      </w:r>
      <w:commentRangeEnd w:id="155"/>
      <w:r>
        <w:rPr>
          <w:rStyle w:val="CommentReference"/>
        </w:rPr>
        <w:commentReference w:id="155"/>
      </w:r>
      <w:commentRangeStart w:id="175"/>
      <w:r>
        <w:rPr/>
        <w:t xml:space="preserve"> Clinical laboratory studies report higher costs after including labour, equipment and analysis, with estimates depending on the workflow and costing scope (Mordaunt et al., 2024; Ehman et al., 2025).</w:t>
      </w:r>
      <w:commentRangeEnd w:id="175"/>
      <w:r>
        <w:rPr>
          <w:rStyle w:val="CommentReference"/>
        </w:rPr>
        <w:commentReference w:id="175"/>
      </w:r>
      <w:r>
        <w:rPr/>
        <w:t xml:space="preserve"> </w:t>
      </w:r>
      <w:commentRangeStart w:id="3"/>
      <w:ins w:id="11" w:author="Prose edit" w:date="2026-10-26T10:12:21Z">
        <w:r>
          <w:rPr/>
          <w:t>The National Human Genome Research Institute (</w:t>
        </w:r>
      </w:ins>
      <w:r>
        <w:rPr/>
        <w:t>NHGRI</w:t>
      </w:r>
      <w:ins w:id="12" w:author="Prose edit" w:date="2026-10-26T10:12:21Z">
        <w:r>
          <w:rPr/>
          <w:t>)</w:t>
        </w:r>
      </w:ins>
      <w:commentRangeEnd w:id="3"/>
      <w:r>
        <w:rPr>
          <w:rStyle w:val="CommentReference"/>
        </w:rPr>
        <w:commentReference w:id="3"/>
      </w:r>
      <w:r>
        <w:rPr/>
        <w:t xml:space="preserve"> estimates that the first human genome cost US$500 million to US$1 billion (NHGRI, 2021).</w:t>
      </w:r>
      <w:r>
        <w:rPr/>
        <w:t xml:space="preserve"> Several companies now offer direct-to-consumer sequencing services (O'Daniel et al., 2025).</w:t>
      </w:r>
    </w:p>
    <w:p>
      <w:r>
        <w:rPr/>
        <w:t>Existing solutions generally belong to two extremes.</w:t>
      </w:r>
      <w:r>
        <w:rPr/>
        <w:t xml:space="preserve"> Commercial platforms such as DNA Complete (formerly Nebula Genomics) and Dante Labs provide curated reports, but the curation is opaque: users cannot verify which polymorphisms contributed to a score, whether the methodology is appropriate for their ancestry, or how findings were weighted.</w:t>
      </w:r>
      <w:commentRangeStart w:id="154"/>
      <w:r>
        <w:rPr/>
        <w:t xml:space="preserve"> At the other end, research-grade tools like PLINK, ANNOVAR, and VEP are powerful but demand command-line proficiency and a lengthy setup.</w:t>
      </w:r>
      <w:commentRangeEnd w:id="154"/>
      <w:r>
        <w:rPr>
          <w:rStyle w:val="CommentReference"/>
        </w:rPr>
        <w:commentReference w:id="154"/>
      </w:r>
      <w:commentRangeStart w:id="176"/>
      <w:r>
        <w:rPr/>
        <w:t xml:space="preserve"> Open-source projects between these extremes each cover part of the task, such as local annotation with installable modules, ancestry-normalized scoring of PGS Catalog models, or access to a genome from an AI assistant.</w:t>
      </w:r>
      <w:commentRangeEnd w:id="176"/>
      <w:r>
        <w:rPr>
          <w:rStyle w:val="CommentReference"/>
        </w:rPr>
        <w:commentReference w:id="176"/>
      </w:r>
      <w:commentRangeStart w:id="101"/>
      <w:r>
        <w:rPr/>
        <w:t xml:space="preserve"> Table S7 compares the documented features of </w:t>
      </w:r>
      <w:commentRangeStart w:id="4"/>
      <w:del w:id="13" w:author="Workflow" w:date="2026-10-26T10:12:21Z">
        <w:r>
          <w:rPr/>
          <w:delText>22</w:delText>
        </w:r>
      </w:del>
      <w:ins w:id="14" w:author="Workflow" w:date="2026-10-26T10:12:21Z">
        <w:r>
          <w:rPr/>
          <w:t>23</w:t>
        </w:r>
      </w:ins>
      <w:commentRangeEnd w:id="4"/>
      <w:r>
        <w:rPr>
          <w:rStyle w:val="CommentReference"/>
        </w:rPr>
        <w:commentReference w:id="4"/>
      </w:r>
      <w:commentRangeStart w:id="147"/>
      <w:r>
        <w:rPr/>
        <w:t xml:space="preserve"> tools for personal-genome annotation, polygenic scoring and AI-assisted interpretation; none of them documents a graphical interface, annotation sets added without code, PGS Catalog scoring and ancestry-matched percentiles together.</w:t>
      </w:r>
      <w:commentRangeEnd w:id="147"/>
      <w:r>
        <w:rPr>
          <w:rStyle w:val="CommentReference"/>
        </w:rPr>
        <w:commentReference w:id="147"/>
      </w:r>
      <w:commentRangeEnd w:id="101"/>
      <w:r>
        <w:rPr>
          <w:rStyle w:val="CommentReference"/>
        </w:rPr>
        <w:commentReference w:id="101"/>
      </w:r>
    </w:p>
    <w:p>
      <w:r>
        <w:rPr/>
        <w:t>Recent progress in the genetics of longevity illustrates the need for such extensible annotation tools.</w:t>
      </w:r>
      <w:r>
        <w:rPr/>
        <w:t xml:space="preserve"> After correction for extrinsic mortality, the intrinsic heritability of lifespan has been estimated at about 50%, against 20–25% in twin studies (Shenhar et al., 2026)</w:t>
      </w:r>
      <w:commentRangeStart w:id="5"/>
      <w:del w:id="15" w:author="Workflow" w:date="2026-10-26T10:12:21Z">
        <w:r>
          <w:rPr/>
          <w:delText>,</w:delText>
        </w:r>
      </w:del>
      <w:ins w:id="16" w:author="Workflow" w:date="2026-10-26T10:12:21Z">
        <w:r>
          <w:rPr/>
          <w:t>.</w:t>
        </w:r>
      </w:ins>
      <w:r>
        <w:rPr/>
        <w:t xml:space="preserve"> </w:t>
      </w:r>
      <w:del w:id="17" w:author="Workflow" w:date="2026-10-26T10:12:21Z">
        <w:r>
          <w:rPr/>
          <w:delText>and</w:delText>
        </w:r>
      </w:del>
      <w:ins w:id="18" w:author="Workflow" w:date="2026-10-26T10:12:21Z">
        <w:r>
          <w:rPr/>
          <w:t>Genetic</w:t>
        </w:r>
      </w:ins>
      <w:r>
        <w:rPr/>
        <w:t xml:space="preserve"> </w:t>
      </w:r>
      <w:commentRangeStart w:id="150"/>
      <w:del w:id="19" w:author="Workflow" w:date="2026-10-26T10:12:21Z">
        <w:r>
          <w:rPr/>
          <w:delText>GWAS</w:delText>
        </w:r>
      </w:del>
      <w:ins w:id="20" w:author="Workflow" w:date="2026-10-26T10:12:21Z">
        <w:r>
          <w:rPr/>
          <w:t>association studies</w:t>
        </w:r>
      </w:ins>
      <w:commentRangeEnd w:id="5"/>
      <w:r>
        <w:rPr>
          <w:rStyle w:val="CommentReference"/>
        </w:rPr>
        <w:commentReference w:id="5"/>
      </w:r>
      <w:r>
        <w:rPr/>
        <w:t xml:space="preserve"> have repeatedly linked loci such as APOE and FOXO3 to longevity (Broer et al., 2015; Caruso et al., 2022).</w:t>
      </w:r>
      <w:commentRangeEnd w:id="150"/>
      <w:r>
        <w:rPr>
          <w:rStyle w:val="CommentReference"/>
        </w:rPr>
        <w:commentReference w:id="150"/>
      </w:r>
      <w:commentRangeStart w:id="149"/>
      <w:commentRangeStart w:id="162"/>
      <w:r>
        <w:rPr/>
        <w:t xml:space="preserve"> Databases such as LongevityMap within the Human Ageing Genomic Resources (HAGR) (Tacutu et al., 2018) have compiled thousands of </w:t>
      </w:r>
      <w:commentRangeEnd w:id="162"/>
      <w:r>
        <w:rPr>
          <w:rStyle w:val="CommentReference"/>
        </w:rPr>
        <w:commentReference w:id="162"/>
      </w:r>
      <w:commentRangeStart w:id="6"/>
      <w:del w:id="21" w:author="Workflow" w:date="2026-10-26T10:12:21Z">
        <w:r>
          <w:rPr/>
          <w:delText>variant-trait</w:delText>
        </w:r>
      </w:del>
      <w:ins w:id="22" w:author="Workflow" w:date="2026-10-26T10:12:21Z">
        <w:r>
          <w:rPr/>
          <w:t>variants</w:t>
        </w:r>
      </w:ins>
      <w:r>
        <w:rPr/>
        <w:t xml:space="preserve"> </w:t>
      </w:r>
      <w:del w:id="23" w:author="Workflow" w:date="2026-10-26T10:12:21Z">
        <w:r>
          <w:rPr/>
          <w:delText>associations</w:delText>
        </w:r>
      </w:del>
      <w:commentRangeEnd w:id="149"/>
      <w:r>
        <w:rPr>
          <w:rStyle w:val="CommentReference"/>
        </w:rPr>
        <w:commentReference w:id="149"/>
      </w:r>
      <w:ins w:id="24" w:author="Workflow" w:date="2026-10-26T10:12:21Z">
        <w:r>
          <w:rPr/>
          <w:t>tested for association with longevity</w:t>
        </w:r>
      </w:ins>
      <w:commentRangeEnd w:id="6"/>
      <w:r>
        <w:rPr>
          <w:rStyle w:val="CommentReference"/>
        </w:rPr>
        <w:commentReference w:id="6"/>
      </w:r>
      <w:commentRangeStart w:id="148"/>
      <w:r>
        <w:rPr/>
        <w:t>, but no existing tool makes it straightforward to annotate a personal VCF against these databases transparently and extensibly.</w:t>
      </w:r>
      <w:commentRangeEnd w:id="148"/>
      <w:r>
        <w:rPr>
          <w:rStyle w:val="CommentReference"/>
        </w:rPr>
        <w:commentReference w:id="148"/>
      </w:r>
      <w:r>
        <w:rPr/>
        <w:t xml:space="preserve"> More broadly, variant-trait associations are published faster than any single curation team can integrate them, which supports the case for platforms where new annotation modules can be added rapidly.</w:t>
      </w:r>
    </w:p>
    <w:p>
      <w:commentRangeStart w:id="167"/>
      <w:r>
        <w:rPr/>
        <w:t>Such a platform has to be easy to use, transparent in its methods and extensible without code</w:t>
      </w:r>
      <w:commentRangeEnd w:id="167"/>
      <w:r>
        <w:rPr>
          <w:rStyle w:val="CommentReference"/>
        </w:rPr>
        <w:commentReference w:id="167"/>
      </w:r>
      <w:commentRangeStart w:id="7"/>
      <w:del w:id="25" w:author="Story" w:date="2026-10-26T10:12:21Z">
        <w:r>
          <w:rPr/>
          <w:delText>,</w:delText>
        </w:r>
      </w:del>
      <w:ins w:id="26" w:author="Story" w:date="2026-10-26T10:12:21Z">
        <w:r>
          <w:rPr/>
          <w:t>.</w:t>
        </w:r>
      </w:ins>
      <w:r>
        <w:rPr/>
        <w:t xml:space="preserve"> </w:t>
      </w:r>
      <w:del w:id="27" w:author="Story" w:date="2026-10-26T10:12:21Z">
        <w:r>
          <w:rPr/>
          <w:delText>and</w:delText>
        </w:r>
      </w:del>
      <w:ins w:id="28" w:author="Story" w:date="2026-10-26T10:12:21Z">
        <w:r>
          <w:rPr/>
          <w:t>It</w:t>
        </w:r>
      </w:ins>
      <w:r>
        <w:rPr/>
        <w:t xml:space="preserve"> </w:t>
      </w:r>
      <w:del w:id="29" w:author="Story" w:date="2026-10-26T10:12:21Z">
        <w:r>
          <w:rPr/>
          <w:delText>it</w:delText>
        </w:r>
      </w:del>
      <w:ins w:id="30" w:author="Story" w:date="2026-10-26T10:12:21Z">
        <w:r>
          <w:rPr/>
          <w:t>also</w:t>
        </w:r>
      </w:ins>
      <w:r>
        <w:rPr/>
        <w:t xml:space="preserve"> has to protect privacy</w:t>
      </w:r>
      <w:del w:id="31" w:author="Story" w:date="2026-10-26T10:12:21Z">
        <w:r>
          <w:rPr/>
          <w:delText>:</w:delText>
        </w:r>
      </w:del>
      <w:ins w:id="32" w:author="Story" w:date="2026-10-26T10:12:21Z">
        <w:r>
          <w:rPr/>
          <w:t>.</w:t>
        </w:r>
      </w:ins>
      <w:r>
        <w:rPr/>
        <w:t xml:space="preserve"> </w:t>
      </w:r>
      <w:del w:id="33" w:author="Story" w:date="2026-10-26T10:12:21Z">
        <w:r>
          <w:rPr/>
          <w:delText>genomic</w:delText>
        </w:r>
      </w:del>
      <w:ins w:id="34" w:author="Story" w:date="2026-10-26T10:12:21Z">
        <w:r>
          <w:rPr/>
          <w:t>Genomic</w:t>
        </w:r>
      </w:ins>
      <w:commentRangeEnd w:id="7"/>
      <w:r>
        <w:rPr>
          <w:rStyle w:val="CommentReference"/>
        </w:rPr>
        <w:commentReference w:id="7"/>
      </w:r>
      <w:r>
        <w:rPr/>
        <w:t xml:space="preserve"> data are among the most sensitive personal information, and uploading them to third-party servers carries risks that individuals and regulations such as the </w:t>
      </w:r>
      <w:commentRangeStart w:id="8"/>
      <w:ins w:id="35" w:author="Prose edit" w:date="2026-10-26T10:12:21Z">
        <w:r>
          <w:rPr/>
          <w:t>General Data Protection Regulation (</w:t>
        </w:r>
      </w:ins>
      <w:r>
        <w:rPr/>
        <w:t>GDPR</w:t>
      </w:r>
      <w:ins w:id="36" w:author="Prose edit" w:date="2026-10-26T10:12:21Z">
        <w:r>
          <w:rPr/>
          <w:t>)</w:t>
        </w:r>
      </w:ins>
      <w:commentRangeEnd w:id="8"/>
      <w:r>
        <w:rPr>
          <w:rStyle w:val="CommentReference"/>
        </w:rPr>
        <w:commentReference w:id="8"/>
      </w:r>
      <w:r>
        <w:rPr/>
        <w:t xml:space="preserve"> seek to avoid.</w:t>
      </w:r>
    </w:p>
    <w:p>
      <w:r>
        <w:rPr/>
        <w:t>Just-DNA-Lite is a local, open-source platform for annotating a personal genome and computing polygenic scores.</w:t>
      </w:r>
      <w:r>
        <w:rPr/>
        <w:t xml:space="preserve"> We developed it as a ground-up rewrite of Just-DNA-Seq (Kulaga et al., 2024), whose first generation (Generation I) was a set of annotation and report modules for OakVar, a Python variant-analysis framework derived from OpenCRAVAT.</w:t>
      </w:r>
      <w:r>
        <w:rPr/>
        <w:t xml:space="preserve"> Just-DNA-Lite (Generation II) removes the OakVar dependency entirely and uses a standalone annotation engine.</w:t>
      </w:r>
      <w:r>
        <w:rPr/>
        <w:t xml:space="preserve"> It also replaces Python annotation plugins with declarative modules discoverable from configured sources (Section 2.2).</w:t>
      </w:r>
      <w:commentRangeStart w:id="86"/>
      <w:r>
        <w:rPr/>
        <w:t xml:space="preserve"> Supplementary </w:t>
      </w:r>
      <w:commentRangeStart w:id="9"/>
      <w:del w:id="37" w:author="Prose edit" w:date="2026-10-26T10:12:21Z">
        <w:r>
          <w:rPr/>
          <w:delText xml:space="preserve">File </w:delText>
        </w:r>
      </w:del>
      <w:commentRangeEnd w:id="9"/>
      <w:r>
        <w:rPr>
          <w:rStyle w:val="CommentReference"/>
        </w:rPr>
        <w:commentReference w:id="9"/>
      </w:r>
      <w:r>
        <w:rPr/>
        <w:t>S1 describes Generation I.</w:t>
      </w:r>
      <w:commentRangeEnd w:id="86"/>
      <w:r>
        <w:rPr>
          <w:rStyle w:val="CommentReference"/>
        </w:rPr>
        <w:commentReference w:id="86"/>
      </w:r>
    </w:p>
    <w:p>
      <w:r>
        <w:rPr/>
        <w:t>The resulting workflow lets users choose published annotation content, apply it to their own genome and inspect the evidence behind the report.</w:t>
      </w:r>
      <w:r>
        <w:rPr/>
        <w:t xml:space="preserve"> The reusable just-prs scoring library adds polygenic scores and reference-population comparisons to the same web interface.</w:t>
      </w:r>
      <w:r>
        <w:rPr/>
        <w:t xml:space="preserve"> Researchers can contribute new annotation modules through the open-source registry, and Model Context Protocol (MCP) interfaces make the annotation and scoring operations available to AI assistants.</w:t>
      </w:r>
    </w:p>
    <w:p>
      <w:pPr>
        <w:pStyle w:val="Heading1"/>
      </w:pPr>
      <w:commentRangeStart w:id="184"/>
      <w:r>
        <w:rPr>
          <w:b/>
        </w:rPr>
        <w:t>2.</w:t>
      </w:r>
      <w:commentRangeEnd w:id="184"/>
      <w:r>
        <w:rPr>
          <w:rStyle w:val="CommentReference"/>
        </w:rPr>
        <w:commentReference w:id="184"/>
      </w:r>
      <w:r>
        <w:rPr>
          <w:b/>
        </w:rPr>
        <w:t xml:space="preserve"> System and Methods: Platform Architecture</w:t>
      </w:r>
    </w:p>
    <w:p>
      <w:r>
        <w:rPr/>
        <w:t>The architecture separates local computation, annotation content and user interfaces.</w:t>
      </w:r>
      <w:r>
        <w:rPr/>
        <w:t xml:space="preserve"> The pipeline reads modules as data artifacts, so the catalogue can change independently of the application code, and columnar storage with streaming operations limits memory use.</w:t>
      </w:r>
      <w:r>
        <w:rPr/>
        <w:t xml:space="preserve"> A web application is the main interface, and typed MCP tools serve AI assistants (Section 3.2.1).</w:t>
      </w:r>
    </w:p>
    <w:p>
      <w:pPr>
        <w:pStyle w:val="Heading2"/>
      </w:pPr>
      <w:r>
        <w:rPr>
          <w:b/>
        </w:rPr>
        <w:t>2.1 Annotation Pipeline</w:t>
      </w:r>
    </w:p>
    <w:p>
      <w:r>
        <w:rPr/>
        <w:t>The standalone annotation engine uses polars-bio for VCF reading (a genomics library with a Polars interface; Wiewiórka et al., 2025), Polars for columnar processing, and DuckDB for out-of-core joins.</w:t>
      </w:r>
    </w:p>
    <w:p>
      <w:commentRangeStart w:id="96"/>
      <w:r>
        <w:rPr/>
        <w:t>The pipeline is built from Dagster (Dagster Labs, 2026) software-defined assets, which record data lineage and</w:t>
      </w:r>
      <w:commentRangeStart w:id="10"/>
      <w:del w:id="38" w:author="Workflow" w:date="2026-10-26T10:12:21Z">
        <w:r>
          <w:rPr/>
          <w:delText xml:space="preserve"> the CPU time</w:delText>
        </w:r>
      </w:del>
      <w:r>
        <w:rPr/>
        <w:t xml:space="preserve">, </w:t>
      </w:r>
      <w:del w:id="39" w:author="Workflow" w:date="2026-10-26T10:12:21Z">
        <w:r>
          <w:rPr/>
          <w:delText>peak memory and duration of</w:delText>
        </w:r>
      </w:del>
      <w:ins w:id="40" w:author="Workflow" w:date="2026-10-26T10:12:21Z">
        <w:r>
          <w:rPr/>
          <w:t>for</w:t>
        </w:r>
      </w:ins>
      <w:r>
        <w:rPr/>
        <w:t xml:space="preserve"> every step</w:t>
      </w:r>
      <w:commentRangeEnd w:id="96"/>
      <w:r>
        <w:rPr>
          <w:rStyle w:val="CommentReference"/>
        </w:rPr>
        <w:commentReference w:id="96"/>
      </w:r>
      <w:ins w:id="41" w:author="Workflow" w:date="2026-10-26T10:12:21Z">
        <w:r>
          <w:rPr/>
          <w:t>, its duration, CPU use and resident memory at the step's start and end</w:t>
        </w:r>
      </w:ins>
      <w:commentRangeEnd w:id="10"/>
      <w:r>
        <w:rPr>
          <w:rStyle w:val="CommentReference"/>
        </w:rPr>
        <w:commentReference w:id="10"/>
      </w:r>
      <w:r>
        <w:rPr/>
        <w:t>.</w:t>
      </w:r>
      <w:r>
        <w:rPr/>
        <w:t xml:space="preserve"> An annotation run proceeds as follows:</w:t>
      </w:r>
    </w:p>
    <w:p>
      <w:pPr>
        <w:pStyle w:val="ListNumber"/>
      </w:pPr>
      <w:r>
        <w:rPr>
          <w:b/>
        </w:rPr>
        <w:t>VCF ingestion.</w:t>
      </w:r>
      <w:r>
        <w:rPr/>
        <w:t xml:space="preserve"> The user supplies a VCF or VCF.gz file, as delivered by a sequencing provider, downloaded from a public genome repository or produced by their own pipeline; Just-DNA-Lite does not perform sequencing, alignment or variant calling.</w:t>
      </w:r>
      <w:commentRangeStart w:id="145"/>
      <w:r>
        <w:rPr/>
        <w:t xml:space="preserve"> The file is read with polars-bio, "a Python library that enables fast, parallel and out-of-core operations on large genomic interval datasets" (Wiewiórka et al., 2025).</w:t>
      </w:r>
      <w:commentRangeEnd w:id="145"/>
      <w:r>
        <w:rPr>
          <w:rStyle w:val="CommentReference"/>
        </w:rPr>
        <w:commentReference w:id="145"/>
      </w:r>
    </w:p>
    <w:p>
      <w:pPr>
        <w:pStyle w:val="ListNumber"/>
      </w:pPr>
      <w:r>
        <w:rPr>
          <w:b/>
        </w:rPr>
        <w:t>Normalization.</w:t>
      </w:r>
      <w:r>
        <w:rPr/>
        <w:t xml:space="preserve"> The raw VCF undergoes quality filtering (configurable via </w:t>
      </w:r>
      <w:r>
        <w:rPr>
          <w:rFonts w:ascii="Consolas" w:hAnsi="Consolas"/>
        </w:rPr>
        <w:t>modules.yaml</w:t>
      </w:r>
      <w:commentRangeStart w:id="94"/>
      <w:r>
        <w:rPr/>
        <w:t xml:space="preserve">): only variants passing specified FILTER values (by default, PASS and ".") are retained, with </w:t>
      </w:r>
      <w:commentRangeStart w:id="11"/>
      <w:del w:id="42" w:author="Workflow" w:date="2026-10-26T10:12:21Z">
        <w:r>
          <w:rPr/>
          <w:delText xml:space="preserve">optional </w:delText>
        </w:r>
      </w:del>
      <w:r>
        <w:rPr/>
        <w:t>minimum depth (DP ≥ 10) and quality (QUAL ≥ 20) thresholds</w:t>
      </w:r>
      <w:commentRangeEnd w:id="94"/>
      <w:r>
        <w:rPr>
          <w:rStyle w:val="CommentReference"/>
        </w:rPr>
        <w:commentReference w:id="94"/>
      </w:r>
      <w:ins w:id="43" w:author="Workflow" w:date="2026-10-26T10:12:21Z">
        <w:r>
          <w:rPr/>
          <w:t xml:space="preserve"> that are on by default and can be turned off.</w:t>
        </w:r>
      </w:ins>
      <w:ins w:id="44" w:author="Workflow" w:date="2026-10-26T10:12:21Z">
        <w:r>
          <w:rPr/>
          <w:t xml:space="preserve"> A passing record that states no depth or quality is judged by its FILTER value alone</w:t>
        </w:r>
      </w:ins>
      <w:commentRangeEnd w:id="11"/>
      <w:r>
        <w:rPr>
          <w:rStyle w:val="CommentReference"/>
        </w:rPr>
        <w:commentReference w:id="11"/>
      </w:r>
      <w:r>
        <w:rPr/>
        <w:t>.</w:t>
      </w:r>
      <w:commentRangeStart w:id="95"/>
      <w:r>
        <w:rPr/>
        <w:t xml:space="preserve"> Chromosome names are normalized ("chr7" becomes "7", "chrM" becomes "MT") for consistency with annotation databases.</w:t>
      </w:r>
      <w:commentRangeEnd w:id="95"/>
      <w:r>
        <w:rPr>
          <w:rStyle w:val="CommentReference"/>
        </w:rPr>
        <w:commentReference w:id="95"/>
      </w:r>
      <w:r>
        <w:rPr/>
        <w:t xml:space="preserve"> The normalized data </w:t>
      </w:r>
      <w:commentRangeStart w:id="12"/>
      <w:del w:id="45" w:author="Prose edit" w:date="2026-10-26T10:12:21Z">
        <w:r>
          <w:rPr/>
          <w:delText>is</w:delText>
        </w:r>
      </w:del>
      <w:ins w:id="46" w:author="Prose edit" w:date="2026-10-26T10:12:21Z">
        <w:r>
          <w:rPr/>
          <w:t>are</w:t>
        </w:r>
      </w:ins>
      <w:commentRangeEnd w:id="12"/>
      <w:r>
        <w:rPr>
          <w:rStyle w:val="CommentReference"/>
        </w:rPr>
        <w:commentReference w:id="12"/>
      </w:r>
      <w:r>
        <w:rPr/>
        <w:t xml:space="preserve"> written as a Parquet file, which is the shared input for all downstream annotations.</w:t>
      </w:r>
    </w:p>
    <w:p>
      <w:pPr>
        <w:pStyle w:val="ListNumber"/>
      </w:pPr>
      <w:r>
        <w:rPr>
          <w:b/>
        </w:rPr>
        <w:t>Module annotation.</w:t>
      </w:r>
      <w:commentRangeStart w:id="178"/>
      <w:r>
        <w:rPr/>
        <w:t xml:space="preserve"> For each selected annotation module, the pipeline performs a streaming join between the normalized VCF Parquet and the module's lead table (for most modules, </w:t>
      </w:r>
      <w:commentRangeEnd w:id="178"/>
      <w:r>
        <w:rPr>
          <w:rStyle w:val="CommentReference"/>
        </w:rPr>
        <w:commentReference w:id="178"/>
      </w:r>
      <w:r>
        <w:rPr>
          <w:rFonts w:ascii="Consolas" w:hAnsi="Consolas"/>
        </w:rPr>
        <w:t>weights.parquet</w:t>
      </w:r>
      <w:r>
        <w:rPr/>
        <w:t>)</w:t>
      </w:r>
      <w:commentRangeStart w:id="13"/>
      <w:del w:id="47" w:author="Workflow" w:date="2026-10-26T10:12:21Z">
        <w:r>
          <w:rPr/>
          <w:delText>:</w:delText>
        </w:r>
      </w:del>
      <w:ins w:id="48" w:author="Workflow" w:date="2026-10-26T10:12:21Z">
        <w:r>
          <w:rPr/>
          <w:t>.</w:t>
        </w:r>
      </w:ins>
      <w:ins w:id="49" w:author="Workflow" w:date="2026-10-26T10:12:21Z">
        <w:r>
          <w:rPr/>
          <w:t xml:space="preserve"> The join is</w:t>
        </w:r>
      </w:ins>
      <w:commentRangeStart w:id="112"/>
      <w:r>
        <w:rPr/>
        <w:t xml:space="preserve"> by </w:t>
      </w:r>
      <w:ins w:id="50" w:author="Workflow" w:date="2026-10-26T10:12:21Z">
        <w:r>
          <w:rPr/>
          <w:t xml:space="preserve">chromosome, </w:t>
        </w:r>
      </w:ins>
      <w:r>
        <w:rPr/>
        <w:t>position</w:t>
      </w:r>
      <w:ins w:id="51" w:author="Workflow" w:date="2026-10-26T10:12:21Z">
        <w:r>
          <w:rPr/>
          <w:t xml:space="preserve"> and genotype</w:t>
        </w:r>
      </w:ins>
      <w:r>
        <w:rPr/>
        <w:t>, with the reference allele required to agree where the module states one</w:t>
      </w:r>
      <w:commentRangeEnd w:id="112"/>
      <w:r>
        <w:rPr>
          <w:rStyle w:val="CommentReference"/>
        </w:rPr>
        <w:commentReference w:id="112"/>
      </w:r>
      <w:ins w:id="52" w:author="Workflow" w:date="2026-10-26T10:12:21Z">
        <w:r>
          <w:rPr/>
          <w:t>.</w:t>
        </w:r>
      </w:ins>
      <w:ins w:id="53" w:author="Workflow" w:date="2026-10-26T10:12:21Z">
        <w:r>
          <w:rPr/>
          <w:t xml:space="preserve"> Genotypes</w:t>
        </w:r>
      </w:ins>
      <w:r>
        <w:rPr/>
        <w:t xml:space="preserve">, </w:t>
      </w:r>
      <w:del w:id="54" w:author="Workflow" w:date="2026-10-26T10:12:21Z">
        <w:r>
          <w:rPr/>
          <w:delText>or</w:delText>
        </w:r>
      </w:del>
      <w:ins w:id="55" w:author="Workflow" w:date="2026-10-26T10:12:21Z">
        <w:r>
          <w:rPr/>
          <w:t>the</w:t>
        </w:r>
      </w:ins>
      <w:r>
        <w:rPr/>
        <w:t xml:space="preserve"> </w:t>
      </w:r>
      <w:del w:id="56" w:author="Workflow" w:date="2026-10-26T10:12:21Z">
        <w:r>
          <w:rPr/>
          <w:delText>by</w:delText>
        </w:r>
      </w:del>
      <w:ins w:id="57" w:author="Workflow" w:date="2026-10-26T10:12:21Z">
        <w:r>
          <w:rPr/>
          <w:t>alleles</w:t>
        </w:r>
      </w:ins>
      <w:r>
        <w:rPr/>
        <w:t xml:space="preserve"> </w:t>
      </w:r>
      <w:del w:id="58" w:author="Workflow" w:date="2026-10-26T10:12:21Z">
        <w:r>
          <w:rPr/>
          <w:delText>rsID</w:delText>
        </w:r>
      </w:del>
      <w:ins w:id="59" w:author="Workflow" w:date="2026-10-26T10:12:21Z">
        <w:r>
          <w:rPr/>
          <w:t>the</w:t>
        </w:r>
      </w:ins>
      <w:r>
        <w:rPr/>
        <w:t xml:space="preserve"> </w:t>
      </w:r>
      <w:del w:id="60" w:author="Workflow" w:date="2026-10-26T10:12:21Z">
        <w:r>
          <w:rPr/>
          <w:delText>for</w:delText>
        </w:r>
      </w:del>
      <w:ins w:id="61" w:author="Workflow" w:date="2026-10-26T10:12:21Z">
        <w:r>
          <w:rPr/>
          <w:t>sample</w:t>
        </w:r>
      </w:ins>
      <w:r>
        <w:rPr/>
        <w:t xml:space="preserve"> </w:t>
      </w:r>
      <w:del w:id="62" w:author="Workflow" w:date="2026-10-26T10:12:21Z">
        <w:r>
          <w:rPr/>
          <w:delText>older</w:delText>
        </w:r>
      </w:del>
      <w:ins w:id="63" w:author="Workflow" w:date="2026-10-26T10:12:21Z">
        <w:r>
          <w:rPr/>
          <w:t>carries, are compared as written, so an indel matches only when the VCF and the module spell it the same way.</w:t>
        </w:r>
      </w:ins>
      <w:ins w:id="64" w:author="Workflow" w:date="2026-10-26T10:12:21Z">
        <w:r>
          <w:rPr/>
          <w:t xml:space="preserve"> Older</w:t>
        </w:r>
      </w:ins>
      <w:r>
        <w:rPr/>
        <w:t xml:space="preserve"> modules without coordinates</w:t>
      </w:r>
      <w:ins w:id="65" w:author="Workflow" w:date="2026-10-26T10:12:21Z">
        <w:r>
          <w:rPr/>
          <w:t xml:space="preserve"> are joined by rsID and genotype; such a module is listed as not read, with the reason, when the VCF carries no rsIDs</w:t>
        </w:r>
      </w:ins>
      <w:commentRangeEnd w:id="13"/>
      <w:r>
        <w:rPr>
          <w:rStyle w:val="CommentReference"/>
        </w:rPr>
        <w:commentReference w:id="13"/>
      </w:r>
      <w:r>
        <w:rPr/>
        <w:t>.</w:t>
      </w:r>
      <w:r>
        <w:rPr/>
        <w:t xml:space="preserve"> The module joins use Polars streaming execution.</w:t>
      </w:r>
      <w:r>
        <w:rPr/>
        <w:t xml:space="preserve"> The optional Ensembl annotation uses DuckDB with configurable memory limits.</w:t>
      </w:r>
    </w:p>
    <w:p>
      <w:pPr>
        <w:pStyle w:val="ListNumber"/>
      </w:pPr>
      <w:r>
        <w:rPr>
          <w:b/>
        </w:rPr>
        <w:t>Ensembl annotation (optional).</w:t>
      </w:r>
      <w:r>
        <w:rPr/>
        <w:t xml:space="preserve"> When enabled, the pipeline also joins the normalized VCF against the Ensembl Variation database (Dyer et al., 2025)</w:t>
      </w:r>
      <w:commentRangeStart w:id="14"/>
      <w:ins w:id="66" w:author="Story" w:date="2026-10-26T10:12:21Z">
        <w:r>
          <w:rPr/>
          <w:t>.</w:t>
        </w:r>
      </w:ins>
      <w:commentRangeEnd w:id="14"/>
      <w:r>
        <w:rPr>
          <w:rStyle w:val="CommentReference"/>
        </w:rPr>
        <w:commentReference w:id="14"/>
      </w:r>
      <w:r>
        <w:rPr/>
        <w:t xml:space="preserve"> </w:t>
      </w:r>
      <w:commentRangeStart w:id="15"/>
      <w:commentRangeStart w:id="89"/>
      <w:del w:id="67" w:author="Workflow" w:date="2026-10-26T10:12:21Z">
        <w:r>
          <w:rPr/>
          <w:delText>to</w:delText>
        </w:r>
      </w:del>
      <w:ins w:id="68" w:author="Workflow" w:date="2026-10-26T10:12:21Z">
        <w:r>
          <w:rPr/>
          <w:t>For</w:t>
        </w:r>
      </w:ins>
      <w:r>
        <w:rPr/>
        <w:t xml:space="preserve"> </w:t>
      </w:r>
      <w:del w:id="69" w:author="Workflow" w:date="2026-10-26T10:12:21Z">
        <w:r>
          <w:rPr/>
          <w:delText>add</w:delText>
        </w:r>
      </w:del>
      <w:ins w:id="70" w:author="Workflow" w:date="2026-10-26T10:12:21Z">
        <w:r>
          <w:rPr/>
          <w:t>each variant, it adds</w:t>
        </w:r>
      </w:ins>
      <w:r>
        <w:rPr/>
        <w:t xml:space="preserve"> clinical </w:t>
      </w:r>
      <w:ins w:id="71" w:author="Workflow" w:date="2026-10-26T10:12:21Z">
        <w:r>
          <w:rPr/>
          <w:t>-</w:t>
        </w:r>
      </w:ins>
      <w:r>
        <w:rPr/>
        <w:t xml:space="preserve">significance </w:t>
      </w:r>
      <w:del w:id="72" w:author="Workflow" w:date="2026-10-26T10:12:21Z">
        <w:r>
          <w:rPr/>
          <w:delText>labels</w:delText>
        </w:r>
      </w:del>
      <w:ins w:id="73" w:author="Workflow" w:date="2026-10-26T10:12:21Z">
        <w:r>
          <w:rPr/>
          <w:t>flags</w:t>
        </w:r>
      </w:ins>
      <w:r>
        <w:rPr/>
        <w:t xml:space="preserve">, </w:t>
      </w:r>
      <w:del w:id="74" w:author="Workflow" w:date="2026-10-26T10:12:21Z">
        <w:r>
          <w:rPr/>
          <w:delText>consequence</w:delText>
        </w:r>
      </w:del>
      <w:ins w:id="75" w:author="Workflow" w:date="2026-10-26T10:12:21Z">
        <w:r>
          <w:rPr/>
          <w:t>the</w:t>
        </w:r>
      </w:ins>
      <w:r>
        <w:rPr/>
        <w:t xml:space="preserve"> </w:t>
      </w:r>
      <w:del w:id="76" w:author="Workflow" w:date="2026-10-26T10:12:21Z">
        <w:r>
          <w:rPr/>
          <w:delText>types</w:delText>
        </w:r>
      </w:del>
      <w:ins w:id="77" w:author="Workflow" w:date="2026-10-26T10:12:21Z">
        <w:r>
          <w:rPr/>
          <w:t>variant class (such as SNV</w:t>
        </w:r>
      </w:ins>
      <w:r>
        <w:rPr/>
        <w:t>,</w:t>
      </w:r>
      <w:ins w:id="78" w:author="Workflow" w:date="2026-10-26T10:12:21Z">
        <w:r>
          <w:rPr/>
          <w:t xml:space="preserve"> insertion or deletion)</w:t>
        </w:r>
      </w:ins>
      <w:r>
        <w:rPr/>
        <w:t xml:space="preserve"> and cross-references </w:t>
      </w:r>
      <w:del w:id="79" w:author="Workflow" w:date="2026-10-26T10:12:21Z">
        <w:r>
          <w:rPr/>
          <w:delText>for</w:delText>
        </w:r>
      </w:del>
      <w:ins w:id="80" w:author="Workflow" w:date="2026-10-26T10:12:21Z">
        <w:r>
          <w:rPr/>
          <w:t>(the</w:t>
        </w:r>
      </w:ins>
      <w:r>
        <w:rPr/>
        <w:t xml:space="preserve"> </w:t>
      </w:r>
      <w:del w:id="81" w:author="Workflow" w:date="2026-10-26T10:12:21Z">
        <w:r>
          <w:rPr/>
          <w:delText>each</w:delText>
        </w:r>
      </w:del>
      <w:ins w:id="82" w:author="Workflow" w:date="2026-10-26T10:12:21Z">
        <w:r>
          <w:rPr/>
          <w:t>rsID and the sources that list the</w:t>
        </w:r>
      </w:ins>
      <w:r>
        <w:rPr/>
        <w:t xml:space="preserve"> variant</w:t>
      </w:r>
      <w:commentRangeEnd w:id="89"/>
      <w:r>
        <w:rPr>
          <w:rStyle w:val="CommentReference"/>
        </w:rPr>
        <w:commentReference w:id="89"/>
      </w:r>
      <w:ins w:id="83" w:author="Workflow" w:date="2026-10-26T10:12:21Z">
        <w:r>
          <w:rPr/>
          <w:t>)</w:t>
        </w:r>
      </w:ins>
      <w:commentRangeEnd w:id="15"/>
      <w:r>
        <w:rPr>
          <w:rStyle w:val="CommentReference"/>
        </w:rPr>
        <w:commentReference w:id="15"/>
      </w:r>
      <w:r>
        <w:rPr/>
        <w:t>.</w:t>
      </w:r>
      <w:commentRangeStart w:id="98"/>
      <w:commentRangeStart w:id="161"/>
      <w:r>
        <w:rPr/>
        <w:t xml:space="preserve"> The database is cached locally as chromosome-level Parquet files, downloaded from HuggingFace </w:t>
      </w:r>
      <w:commentRangeStart w:id="16"/>
      <w:del w:id="84" w:author="Workflow" w:date="2026-10-26T10:12:21Z">
        <w:r>
          <w:rPr/>
          <w:delText>through</w:delText>
        </w:r>
      </w:del>
      <w:ins w:id="85" w:author="Workflow" w:date="2026-10-26T10:12:21Z">
        <w:r>
          <w:rPr/>
          <w:t>and</w:t>
        </w:r>
      </w:ins>
      <w:r>
        <w:rPr/>
        <w:t xml:space="preserve"> </w:t>
      </w:r>
      <w:del w:id="86" w:author="Workflow" w:date="2026-10-26T10:12:21Z">
        <w:r>
          <w:rPr/>
          <w:delText>fsspec</w:delText>
        </w:r>
      </w:del>
      <w:commentRangeEnd w:id="98"/>
      <w:r>
        <w:rPr>
          <w:rStyle w:val="CommentReference"/>
        </w:rPr>
        <w:commentReference w:id="98"/>
      </w:r>
      <w:ins w:id="87" w:author="Workflow" w:date="2026-10-26T10:12:21Z">
        <w:r>
          <w:rPr/>
          <w:t>checked against each file's published size and SHA-256</w:t>
        </w:r>
      </w:ins>
      <w:commentRangeEnd w:id="16"/>
      <w:r>
        <w:rPr>
          <w:rStyle w:val="CommentReference"/>
        </w:rPr>
        <w:commentReference w:id="16"/>
      </w:r>
      <w:r>
        <w:rPr/>
        <w:t>.</w:t>
      </w:r>
      <w:commentRangeEnd w:id="161"/>
      <w:r>
        <w:rPr>
          <w:rStyle w:val="CommentReference"/>
        </w:rPr>
        <w:commentReference w:id="161"/>
      </w:r>
    </w:p>
    <w:p>
      <w:pPr>
        <w:pStyle w:val="ListNumber"/>
      </w:pPr>
      <w:r>
        <w:rPr>
          <w:b/>
        </w:rPr>
        <w:t>Report generation.</w:t>
      </w:r>
      <w:r>
        <w:rPr/>
        <w:t xml:space="preserve"> Annotated results are written as Parquet files and rendered as downloadable HTML reports, which a browser can print to PDF.</w:t>
      </w:r>
    </w:p>
    <w:p>
      <w:r>
        <w:rPr/>
        <w:t>The current annotation engine also distinguishes called genotypes from inferred homozygous-reference genotypes.</w:t>
      </w:r>
      <w:commentRangeStart w:id="124"/>
      <w:r>
        <w:rPr/>
        <w:t xml:space="preserve"> For variant-only </w:t>
      </w:r>
      <w:commentRangeStart w:id="17"/>
      <w:del w:id="88" w:author="Prose edit" w:date="2026-10-26T10:12:21Z">
        <w:r>
          <w:rPr/>
          <w:delText>callsets</w:delText>
        </w:r>
      </w:del>
      <w:ins w:id="89" w:author="Prose edit" w:date="2026-10-26T10:12:21Z">
        <w:r>
          <w:rPr/>
          <w:t>call sets</w:t>
        </w:r>
      </w:ins>
      <w:commentRangeEnd w:id="17"/>
      <w:r>
        <w:rPr>
          <w:rStyle w:val="CommentReference"/>
        </w:rPr>
        <w:commentReference w:id="17"/>
      </w:r>
      <w:r>
        <w:rPr/>
        <w:t xml:space="preserve"> classified as whole-genome, it can restore a module's authored reference-genotype rows at sites the caller did not emit.</w:t>
      </w:r>
      <w:commentRangeEnd w:id="124"/>
      <w:r>
        <w:rPr>
          <w:rStyle w:val="CommentReference"/>
        </w:rPr>
        <w:commentReference w:id="124"/>
      </w:r>
      <w:r>
        <w:rPr/>
        <w:t xml:space="preserve"> Reports label restored rows as inferred and keep their counts separate from called matches.</w:t>
      </w:r>
      <w:r>
        <w:rPr/>
        <w:t xml:space="preserve"> </w:t>
      </w:r>
      <w:commentRangeStart w:id="18"/>
      <w:commentRangeStart w:id="140"/>
      <w:del w:id="90" w:author="Prose edit" w:date="2026-10-26T10:12:21Z">
        <w:r>
          <w:rPr/>
          <w:delText>Nearby</w:delText>
        </w:r>
      </w:del>
      <w:ins w:id="91" w:author="Prose edit" w:date="2026-10-26T10:12:21Z">
        <w:r>
          <w:rPr/>
          <w:t>A restored site must lie within a set distance of a called variant, and nearby</w:t>
        </w:r>
      </w:ins>
      <w:commentRangeEnd w:id="18"/>
      <w:r>
        <w:rPr>
          <w:rStyle w:val="CommentReference"/>
        </w:rPr>
        <w:commentReference w:id="18"/>
      </w:r>
      <w:r>
        <w:rPr/>
        <w:t xml:space="preserve"> calls do not establish per-base callability.</w:t>
      </w:r>
      <w:r>
        <w:rPr/>
        <w:t xml:space="preserve"> Supplementary S12 gives the whole-genome classification thresholds, distance limit and exclusion rules.</w:t>
      </w:r>
      <w:commentRangeEnd w:id="140"/>
      <w:r>
        <w:rPr>
          <w:rStyle w:val="CommentReference"/>
        </w:rPr>
        <w:commentReference w:id="140"/>
      </w:r>
      <w:r>
        <w:rPr/>
        <w:t xml:space="preserve"> This annotation procedure is distinct from the optional PRS restoration described in Section 3.2.</w:t>
      </w:r>
    </w:p>
    <w:p>
      <w:pPr>
        <w:pStyle w:val="Heading2"/>
      </w:pPr>
      <w:r>
        <w:rPr>
          <w:b/>
        </w:rPr>
        <w:t>2.2 Annotation Modules as Data</w:t>
      </w:r>
    </w:p>
    <w:p>
      <w:r>
        <w:rPr/>
        <w:t>In Just-DNA-Lite, annotation modules are data, not executable plugins: the annotation engine reads their published Parquet tables directly.</w:t>
      </w:r>
      <w:r>
        <w:rPr/>
        <w:t xml:space="preserve"> A typical weighted-association module contains </w:t>
      </w:r>
      <w:r>
        <w:rPr>
          <w:rFonts w:ascii="Consolas" w:hAnsi="Consolas"/>
        </w:rPr>
        <w:t>weights.parquet</w:t>
      </w:r>
      <w:r>
        <w:rPr/>
        <w:t xml:space="preserve">, with accompanying </w:t>
      </w:r>
      <w:r>
        <w:rPr>
          <w:rFonts w:ascii="Consolas" w:hAnsi="Consolas"/>
        </w:rPr>
        <w:t>annotations.parquet</w:t>
      </w:r>
      <w:r>
        <w:rPr/>
        <w:t xml:space="preserve"> and </w:t>
      </w:r>
      <w:r>
        <w:rPr>
          <w:rFonts w:ascii="Consolas" w:hAnsi="Consolas"/>
        </w:rPr>
        <w:t>studies.parquet</w:t>
      </w:r>
      <w:r>
        <w:rPr/>
        <w:t xml:space="preserve"> when available; other module families have a different lead table.</w:t>
      </w:r>
    </w:p>
    <w:p>
      <w:commentRangeStart w:id="19"/>
      <w:commentRangeStart w:id="169"/>
      <w:del w:id="92" w:author="Story" w:date="2026-10-26T10:12:21Z">
        <w:r>
          <w:rPr/>
          <w:delText xml:space="preserve">The </w:delText>
        </w:r>
      </w:del>
      <w:del w:id="93" w:author="Story" w:date="2026-10-26T10:12:21Z">
        <w:r>
          <w:rPr>
            <w:rFonts w:ascii="Consolas" w:hAnsi="Consolas"/>
          </w:rPr>
          <w:delText>just-dna-format</w:delText>
        </w:r>
      </w:del>
      <w:del w:id="94" w:author="Story" w:date="2026-10-26T10:12:21Z">
        <w:r>
          <w:rPr/>
          <w:delText xml:space="preserve"> library defines the authored specification and the manifest, integrity and versioning contract of compiled artifacts.</w:delText>
        </w:r>
      </w:del>
      <w:commentRangeEnd w:id="169"/>
      <w:r>
        <w:rPr>
          <w:rStyle w:val="CommentReference"/>
        </w:rPr>
        <w:commentReference w:id="169"/>
      </w:r>
      <w:del w:id="95" w:author="Story" w:date="2026-10-26T10:12:21Z">
        <w:r>
          <w:rPr/>
          <w:delText xml:space="preserve"> Discovery reads a module's declared files from its manifest, or finds the tables directly in older Parquet modules that have none.</w:delText>
        </w:r>
      </w:del>
    </w:p>
    <w:p>
      <w:r>
        <w:rPr/>
        <w:t xml:space="preserve">For researchers creating new modules, a separate authoring route accepts </w:t>
      </w:r>
      <w:r>
        <w:rPr>
          <w:rFonts w:ascii="Consolas" w:hAnsi="Consolas"/>
        </w:rPr>
        <w:t>module_spec.yaml</w:t>
      </w:r>
      <w:r>
        <w:rPr/>
        <w:t xml:space="preserve"> and CSV tables such as </w:t>
      </w:r>
      <w:r>
        <w:rPr>
          <w:rFonts w:ascii="Consolas" w:hAnsi="Consolas"/>
        </w:rPr>
        <w:t>variants.csv</w:t>
      </w:r>
      <w:r>
        <w:rPr/>
        <w:t xml:space="preserve"> and </w:t>
      </w:r>
      <w:r>
        <w:rPr>
          <w:rFonts w:ascii="Consolas" w:hAnsi="Consolas"/>
        </w:rPr>
        <w:t>studies.csv</w:t>
      </w:r>
      <w:r>
        <w:rPr/>
        <w:t>.</w:t>
      </w:r>
      <w:r>
        <w:rPr/>
        <w:t xml:space="preserve"> The </w:t>
      </w:r>
      <w:r>
        <w:rPr>
          <w:rFonts w:ascii="Consolas" w:hAnsi="Consolas"/>
        </w:rPr>
        <w:t>just-dna-compiler</w:t>
      </w:r>
      <w:r>
        <w:rPr/>
        <w:t xml:space="preserve"> library validates and compiles these specifications into Parquet artifacts and a manifest during custom-module registration.</w:t>
      </w:r>
      <w:r>
        <w:rPr/>
        <w:t xml:space="preserve"> Documentation and thumbnails may accompany the module.</w:t>
      </w:r>
      <w:r>
        <w:rPr/>
        <w:t xml:space="preserve"> This route lets authors prepare annotation content without writing Python code.</w:t>
      </w:r>
      <w:r>
        <w:rPr/>
        <w:t xml:space="preserve"> CSV files are used only for authoring: at runtime the platform reads the compiled Parquet tables, so existing Parquet modules need no CSV files</w:t>
      </w:r>
      <w:ins w:id="96" w:author="Story" w:date="2026-10-26T10:12:21Z">
        <w:r>
          <w:rPr/>
          <w:t>.</w:t>
        </w:r>
      </w:ins>
    </w:p>
    <w:p>
      <w:ins w:id="97" w:author="Story" w:date="2026-10-26T10:12:21Z">
        <w:r>
          <w:rPr/>
          <w:t xml:space="preserve">The </w:t>
        </w:r>
      </w:ins>
      <w:ins w:id="98" w:author="Story" w:date="2026-10-26T10:12:21Z">
        <w:r>
          <w:rPr>
            <w:rFonts w:ascii="Consolas" w:hAnsi="Consolas"/>
          </w:rPr>
          <w:t>just-dna-format</w:t>
        </w:r>
      </w:ins>
      <w:ins w:id="99" w:author="Story" w:date="2026-10-26T10:12:21Z">
        <w:r>
          <w:rPr/>
          <w:t xml:space="preserve"> library defines the authored specification and the manifest, integrity and versioning contract of compiled artifacts.</w:t>
        </w:r>
      </w:ins>
      <w:ins w:id="100" w:author="Story" w:date="2026-10-26T10:12:21Z">
        <w:r>
          <w:rPr/>
          <w:t xml:space="preserve"> Discovery reads a module's declared files from its manifest, or finds the tables directly in older Parquet modules that have none</w:t>
        </w:r>
      </w:ins>
      <w:commentRangeEnd w:id="19"/>
      <w:r>
        <w:rPr>
          <w:rStyle w:val="CommentReference"/>
        </w:rPr>
        <w:commentReference w:id="19"/>
      </w:r>
      <w:r>
        <w:rPr/>
        <w:t>.</w:t>
      </w:r>
    </w:p>
    <w:p>
      <w:r>
        <w:rPr/>
        <w:t xml:space="preserve">Module discovery uses sources configured in </w:t>
      </w:r>
      <w:r>
        <w:rPr>
          <w:rFonts w:ascii="Consolas" w:hAnsi="Consolas"/>
        </w:rPr>
        <w:t>modules.yaml</w:t>
      </w:r>
      <w:r>
        <w:rPr/>
        <w:t>, with repository defaults and a local working copy for runtime changes.</w:t>
      </w:r>
      <w:r>
        <w:rPr/>
        <w:t xml:space="preserve"> Sources may include HuggingFace datasets, GitHub repositories, HTTP/HTTPS servers, cloud storage, or local paths accessible through fsspec.</w:t>
      </w:r>
      <w:r>
        <w:rPr/>
        <w:t xml:space="preserve"> The open-source </w:t>
      </w:r>
      <w:r>
        <w:rPr>
          <w:rFonts w:ascii="Consolas" w:hAnsi="Consolas"/>
        </w:rPr>
        <w:t>just-dna-registry</w:t>
      </w:r>
      <w:r>
        <w:rPr/>
        <w:t xml:space="preserve"> service (https://module-registry.just-dna.life) lets users submit and share their own annotation modules and browse and retrieve versioned modules contributed by others.</w:t>
      </w:r>
      <w:r>
        <w:rPr/>
        <w:t xml:space="preserve"> Artifact manifests provide identity and integrity information.</w:t>
      </w:r>
      <w:r>
        <w:rPr/>
        <w:t xml:space="preserve"> </w:t>
      </w:r>
      <w:commentRangeStart w:id="20"/>
      <w:commentRangeStart w:id="90"/>
      <w:del w:id="101" w:author="Workflow" w:date="2026-10-26T10:12:21Z">
        <w:r>
          <w:rPr/>
          <w:delText>Integrity</w:delText>
        </w:r>
      </w:del>
      <w:ins w:id="102" w:author="Workflow" w:date="2026-10-26T10:12:21Z">
        <w:r>
          <w:rPr/>
          <w:t>The</w:t>
        </w:r>
      </w:ins>
      <w:r>
        <w:rPr/>
        <w:t xml:space="preserve"> </w:t>
      </w:r>
      <w:del w:id="103" w:author="Workflow" w:date="2026-10-26T10:12:21Z">
        <w:r>
          <w:rPr/>
          <w:delText>verification</w:delText>
        </w:r>
      </w:del>
      <w:ins w:id="104" w:author="Workflow" w:date="2026-10-26T10:12:21Z">
        <w:r>
          <w:rPr/>
          <w:t>platform</w:t>
        </w:r>
      </w:ins>
      <w:r>
        <w:rPr/>
        <w:t xml:space="preserve"> </w:t>
      </w:r>
      <w:del w:id="105" w:author="Workflow" w:date="2026-10-26T10:12:21Z">
        <w:r>
          <w:rPr/>
          <w:delText>establishes</w:delText>
        </w:r>
      </w:del>
      <w:ins w:id="106" w:author="Workflow" w:date="2026-10-26T10:12:21Z">
        <w:r>
          <w:rPr/>
          <w:t>records the digest each module states but does not yet recompute it when it discovers or installs a module; such a check would establish</w:t>
        </w:r>
      </w:ins>
      <w:commentRangeEnd w:id="20"/>
      <w:r>
        <w:rPr>
          <w:rStyle w:val="CommentReference"/>
        </w:rPr>
        <w:commentReference w:id="20"/>
      </w:r>
      <w:r>
        <w:rPr/>
        <w:t xml:space="preserve"> that downloaded content matches the recorded artifact, not that its scientific claims are correct.</w:t>
      </w:r>
      <w:commentRangeEnd w:id="90"/>
      <w:r>
        <w:rPr>
          <w:rStyle w:val="CommentReference"/>
        </w:rPr>
        <w:commentReference w:id="90"/>
      </w:r>
    </w:p>
    <w:p>
      <w:pPr>
        <w:pStyle w:val="Heading2"/>
      </w:pPr>
      <w:r>
        <w:rPr>
          <w:b/>
        </w:rPr>
        <w:t>2.3 Web Interface and Self-Exploration</w:t>
      </w:r>
    </w:p>
    <w:p>
      <w:r>
        <w:rPr/>
        <w:t>The interface covers file management, module selection (including the optional Ensembl annotation), a sortable and filterable results grid, report download (</w:t>
      </w:r>
      <w:commentRangeStart w:id="21"/>
      <w:commentRangeStart w:id="97"/>
      <w:del w:id="107" w:author="Workflow" w:date="2026-10-26T10:12:21Z">
        <w:r>
          <w:rPr/>
          <w:delText>an</w:delText>
        </w:r>
      </w:del>
      <w:ins w:id="108" w:author="Workflow" w:date="2026-10-26T10:12:21Z">
        <w:r>
          <w:rPr/>
          <w:t>one</w:t>
        </w:r>
      </w:ins>
      <w:r>
        <w:rPr/>
        <w:t xml:space="preserve"> HTML report per</w:t>
      </w:r>
      <w:ins w:id="109" w:author="Workflow" w:date="2026-10-26T10:12:21Z">
        <w:r>
          <w:rPr/>
          <w:t xml:space="preserve"> run, with a section for each selected</w:t>
        </w:r>
      </w:ins>
      <w:commentRangeEnd w:id="21"/>
      <w:r>
        <w:rPr>
          <w:rStyle w:val="CommentReference"/>
        </w:rPr>
        <w:commentReference w:id="21"/>
      </w:r>
      <w:r>
        <w:rPr/>
        <w:t xml:space="preserve"> module), and self-exploration</w:t>
      </w:r>
      <w:commentRangeEnd w:id="97"/>
      <w:r>
        <w:rPr>
          <w:rStyle w:val="CommentReference"/>
        </w:rPr>
        <w:commentReference w:id="97"/>
      </w:r>
      <w:commentRangeStart w:id="22"/>
      <w:ins w:id="110" w:author="Workflow" w:date="2026-10-26T10:12:21Z">
        <w:r>
          <w:rPr/>
          <w:t xml:space="preserve"> (Figure 1)</w:t>
        </w:r>
      </w:ins>
      <w:commentRangeEnd w:id="22"/>
      <w:r>
        <w:rPr>
          <w:rStyle w:val="CommentReference"/>
        </w:rPr>
        <w:commentReference w:id="22"/>
      </w:r>
      <w:r>
        <w:rPr/>
        <w:t>.</w:t>
      </w:r>
      <w:r>
        <w:rPr/>
        <w:t xml:space="preserve"> Users can browse the full variant table with sorting, filtering, and search, cross-referenced against Ensembl for clinical </w:t>
      </w:r>
      <w:commentRangeStart w:id="23"/>
      <w:ins w:id="111" w:author="Workflow" w:date="2026-10-26T10:12:21Z">
        <w:r>
          <w:rPr/>
          <w:t>-</w:t>
        </w:r>
      </w:ins>
      <w:r>
        <w:rPr/>
        <w:t xml:space="preserve">significance </w:t>
      </w:r>
      <w:del w:id="112" w:author="Workflow" w:date="2026-10-26T10:12:21Z">
        <w:r>
          <w:rPr/>
          <w:delText>labels</w:delText>
        </w:r>
      </w:del>
      <w:ins w:id="113" w:author="Workflow" w:date="2026-10-26T10:12:21Z">
        <w:r>
          <w:rPr/>
          <w:t>flags</w:t>
        </w:r>
      </w:ins>
      <w:r>
        <w:rPr/>
        <w:t xml:space="preserve">, </w:t>
      </w:r>
      <w:del w:id="114" w:author="Workflow" w:date="2026-10-26T10:12:21Z">
        <w:r>
          <w:rPr/>
          <w:delText>consequence</w:delText>
        </w:r>
      </w:del>
      <w:ins w:id="115" w:author="Workflow" w:date="2026-10-26T10:12:21Z">
        <w:r>
          <w:rPr/>
          <w:t>the</w:t>
        </w:r>
      </w:ins>
      <w:r>
        <w:rPr/>
        <w:t xml:space="preserve"> </w:t>
      </w:r>
      <w:del w:id="116" w:author="Workflow" w:date="2026-10-26T10:12:21Z">
        <w:r>
          <w:rPr/>
          <w:delText>types,</w:delText>
        </w:r>
      </w:del>
      <w:ins w:id="117" w:author="Workflow" w:date="2026-10-26T10:12:21Z">
        <w:r>
          <w:rPr/>
          <w:t>variant class</w:t>
        </w:r>
      </w:ins>
      <w:r>
        <w:rPr/>
        <w:t xml:space="preserve"> and </w:t>
      </w:r>
      <w:del w:id="118" w:author="Workflow" w:date="2026-10-26T10:12:21Z">
        <w:r>
          <w:rPr/>
          <w:delText>known</w:delText>
        </w:r>
      </w:del>
      <w:ins w:id="119" w:author="Workflow" w:date="2026-10-26T10:12:21Z">
        <w:r>
          <w:rPr/>
          <w:t>whether a</w:t>
        </w:r>
      </w:ins>
      <w:r>
        <w:rPr/>
        <w:t xml:space="preserve"> phenotype </w:t>
      </w:r>
      <w:del w:id="120" w:author="Workflow" w:date="2026-10-26T10:12:21Z">
        <w:r>
          <w:rPr/>
          <w:delText>associations</w:delText>
        </w:r>
      </w:del>
      <w:ins w:id="121" w:author="Workflow" w:date="2026-10-26T10:12:21Z">
        <w:r>
          <w:rPr/>
          <w:t>or disease association is recorded</w:t>
        </w:r>
      </w:ins>
      <w:commentRangeEnd w:id="23"/>
      <w:r>
        <w:rPr>
          <w:rStyle w:val="CommentReference"/>
        </w:rPr>
        <w:commentReference w:id="23"/>
      </w:r>
      <w:r>
        <w:rPr/>
        <w:t>.</w:t>
      </w:r>
      <w:r>
        <w:rPr/>
        <w:t xml:space="preserve"> All data can be exported as Parquet for downstream analysis in Python, R, DuckDB, or any Arrow-compatible tool.</w:t>
      </w:r>
      <w:r>
        <w:rPr/>
        <w:t xml:space="preserve"> The web interface is built with Reflex (Reflex, 2026), a Python framework that compiles to React; the whole interface is written in Python.</w:t>
      </w:r>
    </w:p>
    <w:p>
      <w:r>
        <w:rPr/>
        <w:t>Users can install and run the web interface on their own computers to analyse their personal genomes locally.</w:t>
      </w:r>
      <w:r>
        <w:rPr/>
        <w:t xml:space="preserve"> A hosted demonstration at https://lite.just-dna.life/ provides access using public genomic data only; uploads of private genome files are disabled in this deployment.</w:t>
      </w:r>
    </w:p>
    <w:p>
      <w:r>
        <w:drawing>
          <wp:inline xmlns:a="http://schemas.openxmlformats.org/drawingml/2006/main" xmlns:pic="http://schemas.openxmlformats.org/drawingml/2006/picture">
            <wp:extent cx="5486400" cy="4594765"/>
            <wp:docPr id="1" name="Picture 1"/>
            <wp:cNvGraphicFramePr>
              <a:graphicFrameLocks noChangeAspect="1"/>
            </wp:cNvGraphicFramePr>
            <a:graphic>
              <a:graphicData uri="http://schemas.openxmlformats.org/drawingml/2006/picture">
                <pic:pic>
                  <pic:nvPicPr>
                    <pic:cNvPr id="0" name="figure-1-annotation-interface.jpg"/>
                    <pic:cNvPicPr/>
                  </pic:nvPicPr>
                  <pic:blipFill>
                    <a:blip r:embed="rId9"/>
                    <a:stretch>
                      <a:fillRect/>
                    </a:stretch>
                  </pic:blipFill>
                  <pic:spPr>
                    <a:xfrm>
                      <a:off x="0" y="0"/>
                      <a:ext cx="5486400" cy="4594765"/>
                    </a:xfrm>
                    <a:prstGeom prst="rect"/>
                  </pic:spPr>
                </pic:pic>
              </a:graphicData>
            </a:graphic>
          </wp:inline>
        </w:drawing>
      </w:r>
      <w:r>
        <w:rPr/>
        <w:t>{width=95%}</w:t>
      </w:r>
    </w:p>
    <w:p>
      <w:commentRangeStart w:id="109"/>
      <w:r>
        <w:rPr>
          <w:b/>
        </w:rPr>
        <w:t>Figure 1.</w:t>
      </w:r>
      <w:commentRangeStart w:id="83"/>
      <w:commentRangeStart w:id="131"/>
      <w:r>
        <w:rPr/>
        <w:t xml:space="preserve"> The Just-DNA-Lite web interface showing the selected sample, quality-filter summary, normalized variant grid, and tabs for polygenic scores, annotated files, reports and analysis tools.</w:t>
      </w:r>
      <w:commentRangeEnd w:id="131"/>
      <w:r>
        <w:rPr>
          <w:rStyle w:val="CommentReference"/>
        </w:rPr>
        <w:commentReference w:id="131"/>
      </w:r>
      <w:commentRangeEnd w:id="109"/>
      <w:r>
        <w:rPr>
          <w:rStyle w:val="CommentReference"/>
        </w:rPr>
        <w:commentReference w:id="109"/>
      </w:r>
      <w:commentRangeEnd w:id="83"/>
      <w:r>
        <w:rPr>
          <w:rStyle w:val="CommentReference"/>
        </w:rPr>
        <w:commentReference w:id="83"/>
      </w:r>
    </w:p>
    <w:p>
      <w:pPr>
        <w:pStyle w:val="Heading1"/>
      </w:pPr>
      <w:r>
        <w:rPr>
          <w:b/>
        </w:rPr>
        <w:t>3.</w:t>
      </w:r>
      <w:r>
        <w:rPr>
          <w:b/>
        </w:rPr>
        <w:t xml:space="preserve"> Algorithm and Implementation: Annotation Modules and Polygenic Scoring</w:t>
      </w:r>
    </w:p>
    <w:p>
      <w:r>
        <w:rPr/>
        <w:t>Just-DNA-Lite ships with a default set of annotation modules, either curated by experts from the published literature or derived from public databases (ClinVar, Landrum et al., 2018; ClinPGx, Whirl-Carrillo et al., 2021), which illustrate the module system across several trait domains.</w:t>
      </w:r>
      <w:r>
        <w:rPr/>
        <w:t xml:space="preserve"> The platform is designed so that other researchers (e.g.</w:t>
      </w:r>
      <w:r>
        <w:rPr/>
        <w:t xml:space="preserve"> bioinformaticians and geneticists) can add their own modules without writing code, either by hand or with AI assistance (Section 3.4).</w:t>
      </w:r>
      <w:r>
        <w:rPr/>
        <w:t xml:space="preserve"> The modules annotate user variants against published variant-trait association databases; they do not perform clinical interpretation or generate diagnoses.</w:t>
      </w:r>
    </w:p>
    <w:p>
      <w:r>
        <w:rPr/>
        <w:t>The default modules originate in Generation I, the OakVar-based Just-DNA-Seq (Kulaga et al., 2024).</w:t>
      </w:r>
      <w:r>
        <w:rPr/>
        <w:t xml:space="preserve"> That system was built around longevity and longevity-associated traits, which is why the default set centres on that domain; for Generation II, most modules were ported, largely unchanged, to serve as worked examples of the no-code module format rather than as a definitive trait catalogue.</w:t>
      </w:r>
    </w:p>
    <w:p>
      <w:r>
        <w:rPr/>
        <w:t>The default collection brings together longevity-associated variants, disease-predisposing variants and drug-response associations (Table 1).</w:t>
      </w:r>
      <w:r>
        <w:rPr/>
        <w:t xml:space="preserve"> These were the linked questions behind Generation I</w:t>
      </w:r>
      <w:commentRangeStart w:id="24"/>
      <w:commentRangeStart w:id="78"/>
      <w:del w:id="122" w:author="Deslop" w:date="2026-10-26T10:12:21Z">
        <w:r>
          <w:rPr/>
          <w:delText>; here they provide concrete examples of what the extensible annotation system can report</w:delText>
        </w:r>
      </w:del>
      <w:commentRangeEnd w:id="78"/>
      <w:r>
        <w:rPr>
          <w:rStyle w:val="CommentReference"/>
        </w:rPr>
        <w:commentReference w:id="78"/>
      </w:r>
      <w:commentRangeEnd w:id="24"/>
      <w:r>
        <w:rPr>
          <w:rStyle w:val="CommentReference"/>
        </w:rPr>
        <w:commentReference w:id="24"/>
      </w:r>
      <w:r>
        <w:rPr/>
        <w:t>.</w:t>
      </w:r>
    </w:p>
    <w:p>
      <w:r>
        <w:rPr>
          <w:b/>
        </w:rPr>
        <w:t>Table 1.</w:t>
      </w:r>
      <w:r>
        <w:rPr/>
        <w:t xml:space="preserve"> Annotation modules published by the Just-DNA-Lite project in the module registry (namespace </w:t>
      </w:r>
      <w:r>
        <w:rPr>
          <w:rFonts w:ascii="Consolas" w:hAnsi="Consolas"/>
        </w:rPr>
        <w:t>just-dna-seq</w:t>
      </w:r>
      <w:r>
        <w:rPr/>
        <w:t>), as of 2026-10-10 18:00 UTC.</w:t>
      </w:r>
      <w:r>
        <w:rPr/>
        <w:t xml:space="preserve"> Later versions may differ; versions, digests and every source are listed in Table S4.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Module</w:t>
            </w:r>
          </w:p>
        </w:tc>
        <w:tc>
          <w:tcPr>
            <w:tcW w:type="dxa" w:w="2880"/>
          </w:tcPr>
          <w:p>
            <w:r>
              <w:rPr>
                <w:b/>
              </w:rPr>
              <w:t>Description</w:t>
            </w:r>
          </w:p>
        </w:tc>
        <w:tc>
          <w:tcPr>
            <w:tcW w:type="dxa" w:w="2880"/>
          </w:tcPr>
          <w:p>
            <w:r>
              <w:rPr>
                <w:b/>
              </w:rPr>
              <w:t>Curator</w:t>
            </w:r>
          </w:p>
        </w:tc>
      </w:tr>
      <w:tr>
        <w:tc>
          <w:tcPr>
            <w:tcW w:type="dxa" w:w="2880"/>
          </w:tcPr>
          <w:p>
            <w:r>
              <w:rPr/>
              <w:t>Longevity Map</w:t>
            </w:r>
          </w:p>
        </w:tc>
        <w:tc>
          <w:tcPr>
            <w:tcW w:type="dxa" w:w="2880"/>
          </w:tcPr>
          <w:p>
            <w:r>
              <w:rPr/>
              <w:t>Longevity-associated variants from the LongevityMap database, ported from the Generation I module: 528 variants in 272 genes, citing 126 papers (sources in Table S4)</w:t>
            </w:r>
          </w:p>
        </w:tc>
        <w:tc>
          <w:tcPr>
            <w:tcW w:type="dxa" w:w="2880"/>
          </w:tcPr>
          <w:p>
            <w:r>
              <w:rPr/>
              <w:t>Expert (Olga Borysova)</w:t>
            </w:r>
          </w:p>
        </w:tc>
      </w:tr>
      <w:tr>
        <w:tc>
          <w:tcPr>
            <w:tcW w:type="dxa" w:w="2880"/>
          </w:tcPr>
          <w:p>
            <w:r>
              <w:rPr/>
              <w:t>Coronary Artery Disease</w:t>
            </w:r>
          </w:p>
        </w:tc>
        <w:tc>
          <w:tcPr>
            <w:tcW w:type="dxa" w:w="2880"/>
          </w:tcPr>
          <w:p>
            <w:r>
              <w:rPr/>
              <w:t>Coronary artery disease risk associations from published studies, ported from the Generation I module: 27 variants in 22 genes, citing 59 papers (sources in Table S4)</w:t>
            </w:r>
          </w:p>
        </w:tc>
        <w:tc>
          <w:tcPr>
            <w:tcW w:type="dxa" w:w="2880"/>
          </w:tcPr>
          <w:p>
            <w:r>
              <w:rPr/>
              <w:t>Expert (Olga Borysova)</w:t>
            </w:r>
          </w:p>
        </w:tc>
      </w:tr>
      <w:tr>
        <w:tc>
          <w:tcPr>
            <w:tcW w:type="dxa" w:w="2880"/>
          </w:tcPr>
          <w:p>
            <w:r>
              <w:rPr/>
              <w:t>Lipid Metabolism</w:t>
            </w:r>
          </w:p>
        </w:tc>
        <w:tc>
          <w:tcPr>
            <w:tcW w:type="dxa" w:w="2880"/>
          </w:tcPr>
          <w:p>
            <w:r>
              <w:rPr/>
              <w:t>Lipid metabolism and cardiovascular risk variants from published studies: 15 variants in 12 genes, citing 37 papers (sources in Table S4)</w:t>
            </w:r>
          </w:p>
        </w:tc>
        <w:tc>
          <w:tcPr>
            <w:tcW w:type="dxa" w:w="2880"/>
          </w:tcPr>
          <w:p>
            <w:r>
              <w:rPr/>
              <w:t>Expert (Olga Borysova)</w:t>
            </w:r>
          </w:p>
        </w:tc>
      </w:tr>
      <w:tr>
        <w:tc>
          <w:tcPr>
            <w:tcW w:type="dxa" w:w="2880"/>
          </w:tcPr>
          <w:p>
            <w:r>
              <w:rPr/>
              <w:t>VO2 Max</w:t>
            </w:r>
          </w:p>
        </w:tc>
        <w:tc>
          <w:tcPr>
            <w:tcW w:type="dxa" w:w="2880"/>
          </w:tcPr>
          <w:p>
            <w:r>
              <w:rPr/>
              <w:t>Published studies of the oxygen-uptake response to exercise training: 13 variants in 12 genes, citing 7 papers (sources in Table S4)</w:t>
            </w:r>
          </w:p>
        </w:tc>
        <w:tc>
          <w:tcPr>
            <w:tcW w:type="dxa" w:w="2880"/>
          </w:tcPr>
          <w:p>
            <w:r>
              <w:rPr/>
              <w:t>Expert (Olga Borysova)</w:t>
            </w:r>
          </w:p>
        </w:tc>
      </w:tr>
      <w:tr>
        <w:tc>
          <w:tcPr>
            <w:tcW w:type="dxa" w:w="2880"/>
          </w:tcPr>
          <w:p>
            <w:r>
              <w:rPr/>
              <w:t>Superhuman (protective alleles)</w:t>
            </w:r>
          </w:p>
        </w:tc>
        <w:tc>
          <w:tcPr>
            <w:tcW w:type="dxa" w:w="2880"/>
          </w:tcPr>
          <w:p>
            <w:r>
              <w:rPr/>
              <w:t>Rare protective and enhancing alleles from the Church laboratory's list, checked against the primary literature: 74 variants in 28 genes, citing 29 papers (sources in Table S4)</w:t>
            </w:r>
          </w:p>
        </w:tc>
        <w:tc>
          <w:tcPr>
            <w:tcW w:type="dxa" w:w="2880"/>
          </w:tcPr>
          <w:p>
            <w:r>
              <w:rPr/>
              <w:t>Expert (Olga Borysova)</w:t>
            </w:r>
          </w:p>
        </w:tc>
      </w:tr>
      <w:tr>
        <w:tc>
          <w:tcPr>
            <w:tcW w:type="dxa" w:w="2880"/>
          </w:tcPr>
          <w:p>
            <w:r>
              <w:rPr/>
              <w:t>Thrombophilia</w:t>
            </w:r>
          </w:p>
        </w:tc>
        <w:tc>
          <w:tcPr>
            <w:tcW w:type="dxa" w:w="2880"/>
          </w:tcPr>
          <w:p>
            <w:r>
              <w:rPr/>
              <w:t>Inherited blood-clotting risk variants (Factor V Leiden, prothrombin and related loci) from published studies: 8 variants in 8 genes, citing 24 papers (sources in Table S4)</w:t>
            </w:r>
          </w:p>
        </w:tc>
        <w:tc>
          <w:tcPr>
            <w:tcW w:type="dxa" w:w="2880"/>
          </w:tcPr>
          <w:p>
            <w:r>
              <w:rPr/>
              <w:t>Expert (Olga Borysova)</w:t>
            </w:r>
          </w:p>
        </w:tc>
      </w:tr>
      <w:tr>
        <w:tc>
          <w:tcPr>
            <w:tcW w:type="dxa" w:w="2880"/>
          </w:tcPr>
          <w:p>
            <w:r>
              <w:rPr/>
              <w:t>Cardio</w:t>
            </w:r>
          </w:p>
        </w:tc>
        <w:tc>
          <w:tcPr>
            <w:tcW w:type="dxa" w:w="2880"/>
          </w:tcPr>
          <w:p>
            <w:r>
              <w:rPr/>
              <w:t>Pathogenic and likely pathogenic variants from ClinVar (release 2026-06-27, review status of at least one star) in 297 cardiac-disease genes (sources in Table S4)</w:t>
            </w:r>
          </w:p>
        </w:tc>
        <w:tc>
          <w:tcPr>
            <w:tcW w:type="dxa" w:w="2880"/>
          </w:tcPr>
          <w:p>
            <w:r>
              <w:rPr/>
              <w:t>Database-derived (ClinVar)</w:t>
            </w:r>
          </w:p>
        </w:tc>
      </w:tr>
      <w:tr>
        <w:tc>
          <w:tcPr>
            <w:tcW w:type="dxa" w:w="2880"/>
          </w:tcPr>
          <w:p>
            <w:r>
              <w:rPr/>
              <w:t>Cancer</w:t>
            </w:r>
          </w:p>
        </w:tc>
        <w:tc>
          <w:tcPr>
            <w:tcW w:type="dxa" w:w="2880"/>
          </w:tcPr>
          <w:p>
            <w:r>
              <w:rPr/>
              <w:t>Pathogenic and likely pathogenic variants from ClinVar (release 2026-06-27, at least one star) in 298 cancer-predisposition genes (sources in Table S4)</w:t>
            </w:r>
          </w:p>
        </w:tc>
        <w:tc>
          <w:tcPr>
            <w:tcW w:type="dxa" w:w="2880"/>
          </w:tcPr>
          <w:p>
            <w:r>
              <w:rPr/>
              <w:t>Database-derived (ClinVar)</w:t>
            </w:r>
          </w:p>
        </w:tc>
      </w:tr>
      <w:tr>
        <w:tc>
          <w:tcPr>
            <w:tcW w:type="dxa" w:w="2880"/>
          </w:tcPr>
          <w:p>
            <w:r>
              <w:rPr/>
              <w:t>Pathogenic</w:t>
            </w:r>
          </w:p>
        </w:tc>
        <w:tc>
          <w:tcPr>
            <w:tcW w:type="dxa" w:w="2880"/>
          </w:tcPr>
          <w:p>
            <w:r>
              <w:rPr/>
              <w:t>Genome-wide flag for ClinVar pathogenic and likely pathogenic variants (release 2026-06-27, at least one star) across 4,793 genes (sources in Table S4)</w:t>
            </w:r>
          </w:p>
        </w:tc>
        <w:tc>
          <w:tcPr>
            <w:tcW w:type="dxa" w:w="2880"/>
          </w:tcPr>
          <w:p>
            <w:r>
              <w:rPr/>
              <w:t>Database-derived (ClinVar)</w:t>
            </w:r>
          </w:p>
        </w:tc>
      </w:tr>
      <w:tr>
        <w:tc>
          <w:tcPr>
            <w:tcW w:type="dxa" w:w="2880"/>
          </w:tcPr>
          <w:p>
            <w:r>
              <w:rPr/>
              <w:t>Pharmacogenomics</w:t>
            </w:r>
          </w:p>
        </w:tc>
        <w:tc>
          <w:tcPr>
            <w:tcW w:type="dxa" w:w="2880"/>
          </w:tcPr>
          <w:p>
            <w:r>
              <w:rPr/>
              <w:t>Drug response by genotype from the ClinPGx (PharmGKB) clinical annotations at evidence levels 1A to 2B (release 2025-07-05): 240 annotations, 65 drugs, 35 genes (sources in Table S4)</w:t>
            </w:r>
          </w:p>
        </w:tc>
        <w:tc>
          <w:tcPr>
            <w:tcW w:type="dxa" w:w="2880"/>
          </w:tcPr>
          <w:p>
            <w:r>
              <w:rPr/>
              <w:t>Database-derived (ClinPGx)</w:t>
            </w:r>
          </w:p>
        </w:tc>
      </w:tr>
    </w:tbl>
    <w:p>
      <w:pPr>
        <w:pStyle w:val="Heading2"/>
      </w:pPr>
      <w:r>
        <w:rPr>
          <w:b/>
        </w:rPr>
        <w:t>3.1 Longevity Variants Module (example)</w:t>
      </w:r>
    </w:p>
    <w:p>
      <w:commentRangeStart w:id="139"/>
      <w:r>
        <w:rPr/>
        <w:t>The Longevity Variants module connects an individual's genotypes to studies of survival and exceptional longevity, with the source populations and findings available for inspection.</w:t>
      </w:r>
      <w:commentRangeEnd w:id="139"/>
      <w:r>
        <w:rPr>
          <w:rStyle w:val="CommentReference"/>
        </w:rPr>
        <w:commentReference w:id="139"/>
      </w:r>
      <w:commentRangeStart w:id="104"/>
      <w:r>
        <w:rPr/>
        <w:t xml:space="preserve"> It builds upon the LongevityMap database (Tacutu et al., 2018), which contains 3,144 variants in 884 genes (build 3, June 2017)</w:t>
      </w:r>
      <w:commentRangeEnd w:id="104"/>
      <w:r>
        <w:rPr>
          <w:rStyle w:val="CommentReference"/>
        </w:rPr>
        <w:commentReference w:id="104"/>
      </w:r>
      <w:commentRangeStart w:id="25"/>
      <w:ins w:id="123" w:author="Workflow" w:date="2026-10-26T10:12:21Z">
        <w:r>
          <w:rPr/>
          <w:t>; the module keeps those with significant associations (Table S4)</w:t>
        </w:r>
      </w:ins>
      <w:commentRangeEnd w:id="25"/>
      <w:r>
        <w:rPr>
          <w:rStyle w:val="CommentReference"/>
        </w:rPr>
        <w:commentReference w:id="25"/>
      </w:r>
      <w:r>
        <w:rPr/>
        <w:t>.</w:t>
      </w:r>
      <w:r>
        <w:rPr/>
        <w:t xml:space="preserve"> We did not re-annotate or re-validate these variants; our contribution is (1) curation and expansion with post-2017 literature, adding 50 new entries and editing 876 existing records; (2) assignment of weighted scores based on study quality, replication across populations, and statistical significance; and (3) pathway-based categorization for structured browsing.</w:t>
      </w:r>
    </w:p>
    <w:p>
      <w:r>
        <w:rPr/>
        <w:t xml:space="preserve">The module's displayed score is the product of two component weights, </w:t>
      </w:r>
      <w:r>
        <w:rPr>
          <w:i/>
        </w:rPr>
        <w:t>W</w:t>
      </w:r>
      <w:r>
        <w:rPr/>
        <w:t xml:space="preserve">_display = </w:t>
      </w:r>
      <w:r>
        <w:rPr>
          <w:i/>
        </w:rPr>
        <w:t>w</w:t>
      </w:r>
      <w:r>
        <w:rPr/>
        <w:t xml:space="preserve">_SNP × </w:t>
      </w:r>
      <w:r>
        <w:rPr>
          <w:i/>
        </w:rPr>
        <w:t>w</w:t>
      </w:r>
      <w:r>
        <w:rPr/>
        <w:t>_genotype.</w:t>
      </w:r>
      <w:r>
        <w:rPr/>
        <w:t xml:space="preserve"> The SNP weight (</w:t>
      </w:r>
      <w:r>
        <w:rPr>
          <w:i/>
        </w:rPr>
        <w:t>w</w:t>
      </w:r>
      <w:commentRangeStart w:id="118"/>
      <w:r>
        <w:rPr/>
        <w:t>_SNP) summarizes the strength of statistical evidence for a variant-trait association (number of independent significant studies, reported p-values, number of replicating populations).</w:t>
      </w:r>
      <w:commentRangeEnd w:id="118"/>
      <w:r>
        <w:rPr>
          <w:rStyle w:val="CommentReference"/>
        </w:rPr>
        <w:commentReference w:id="118"/>
      </w:r>
      <w:r>
        <w:rPr/>
        <w:t xml:space="preserve"> The genotype weight (</w:t>
      </w:r>
      <w:r>
        <w:rPr>
          <w:i/>
        </w:rPr>
        <w:t>w</w:t>
      </w:r>
      <w:commentRangeStart w:id="120"/>
      <w:r>
        <w:rPr/>
        <w:t xml:space="preserve">_genotype) captures the direction and magnitude of the reported association for a specific genotype: 0 for </w:t>
      </w:r>
      <w:commentRangeStart w:id="26"/>
      <w:ins w:id="124" w:author="Workflow" w:date="2026-10-26T10:12:21Z">
        <w:r>
          <w:rPr/>
          <w:t xml:space="preserve">a genotype without </w:t>
        </w:r>
      </w:ins>
      <w:r>
        <w:rPr/>
        <w:t xml:space="preserve">the </w:t>
      </w:r>
      <w:del w:id="125" w:author="Workflow" w:date="2026-10-26T10:12:21Z">
        <w:r>
          <w:rPr/>
          <w:delText>reference</w:delText>
        </w:r>
      </w:del>
      <w:ins w:id="126" w:author="Workflow" w:date="2026-10-26T10:12:21Z">
        <w:r>
          <w:rPr/>
          <w:t>associated</w:t>
        </w:r>
      </w:ins>
      <w:r>
        <w:rPr/>
        <w:t xml:space="preserve"> </w:t>
      </w:r>
      <w:del w:id="127" w:author="Workflow" w:date="2026-10-26T10:12:21Z">
        <w:r>
          <w:rPr/>
          <w:delText>genotype</w:delText>
        </w:r>
      </w:del>
      <w:ins w:id="128" w:author="Workflow" w:date="2026-10-26T10:12:21Z">
        <w:r>
          <w:rPr/>
          <w:t>allele</w:t>
        </w:r>
      </w:ins>
      <w:r>
        <w:rPr/>
        <w:t>,</w:t>
      </w:r>
      <w:ins w:id="129" w:author="Workflow" w:date="2026-10-26T10:12:21Z">
        <w:r>
          <w:rPr/>
          <w:t xml:space="preserve"> and</w:t>
        </w:r>
      </w:ins>
      <w:r>
        <w:rPr/>
        <w:t xml:space="preserve"> ±0.5 or ±1.0 for heterozygous or homozygous carriers of the positively or negatively associated allele</w:t>
      </w:r>
      <w:commentRangeEnd w:id="120"/>
      <w:r>
        <w:rPr>
          <w:rStyle w:val="CommentReference"/>
        </w:rPr>
        <w:commentReference w:id="120"/>
      </w:r>
      <w:ins w:id="130" w:author="Workflow" w:date="2026-10-26T10:12:21Z">
        <w:r>
          <w:rPr/>
          <w:t>.</w:t>
        </w:r>
      </w:ins>
      <w:ins w:id="131" w:author="Workflow" w:date="2026-10-26T10:12:21Z">
        <w:r>
          <w:rPr/>
          <w:t xml:space="preserve"> The associated allele can be the reference allele, as for FOXO3 rs2802292 below</w:t>
        </w:r>
      </w:ins>
      <w:commentRangeEnd w:id="26"/>
      <w:r>
        <w:rPr>
          <w:rStyle w:val="CommentReference"/>
        </w:rPr>
        <w:commentReference w:id="26"/>
      </w:r>
      <w:r>
        <w:rPr/>
        <w:t>.</w:t>
      </w:r>
      <w:r>
        <w:rPr/>
        <w:t xml:space="preserve"> The report groups variants into 12 functional pathway categories, such as insulin/IGF-1 signalling, mTOR, sirtuins and genome maintenance.</w:t>
      </w:r>
    </w:p>
    <w:p>
      <w:r>
        <w:rPr>
          <w:b/>
        </w:rPr>
        <w:t>A report in use.</w:t>
      </w:r>
      <w:commentRangeStart w:id="180"/>
      <w:r>
        <w:rPr/>
        <w:t xml:space="preserve"> In a stored Longevity Variants report for Anton Kulaga's public genome, FOXO3 rs2802292 is called G/T</w:t>
      </w:r>
      <w:commentRangeStart w:id="27"/>
      <w:commentRangeStart w:id="28"/>
      <w:ins w:id="132" w:author="Story" w:date="2026-10-26T10:12:21Z">
        <w:r>
          <w:rPr/>
          <w:t>, one copy of the reference G allele that the module associates with longevity,</w:t>
        </w:r>
      </w:ins>
      <w:commentRangeEnd w:id="28"/>
      <w:r>
        <w:rPr>
          <w:rStyle w:val="CommentReference"/>
        </w:rPr>
        <w:commentReference w:id="28"/>
      </w:r>
      <w:commentRangeEnd w:id="27"/>
      <w:r>
        <w:rPr>
          <w:rStyle w:val="CommentReference"/>
        </w:rPr>
        <w:commentReference w:id="27"/>
      </w:r>
      <w:r>
        <w:rPr/>
        <w:t xml:space="preserve"> and appears in the insulin-signalling category with a module weight of 0.475.</w:t>
      </w:r>
      <w:commentRangeEnd w:id="180"/>
      <w:r>
        <w:rPr>
          <w:rStyle w:val="CommentReference"/>
        </w:rPr>
        <w:commentReference w:id="180"/>
      </w:r>
      <w:commentRangeStart w:id="128"/>
      <w:r>
        <w:rPr/>
        <w:t xml:space="preserve"> The expanded row </w:t>
      </w:r>
      <w:commentRangeStart w:id="29"/>
      <w:del w:id="133" w:author="Workflow" w:date="2026-10-26T10:12:21Z">
        <w:r>
          <w:rPr/>
          <w:delText>contains</w:delText>
        </w:r>
      </w:del>
      <w:ins w:id="134" w:author="Workflow" w:date="2026-10-26T10:12:21Z">
        <w:r>
          <w:rPr/>
          <w:t>shows</w:t>
        </w:r>
      </w:ins>
      <w:r>
        <w:rPr/>
        <w:t xml:space="preserve"> the genotype</w:t>
      </w:r>
      <w:del w:id="135" w:author="Workflow" w:date="2026-10-26T10:12:21Z">
        <w:r>
          <w:rPr/>
          <w:delText>-specific</w:delText>
        </w:r>
      </w:del>
      <w:ins w:id="136" w:author="Workflow" w:date="2026-10-26T10:12:21Z">
        <w:r>
          <w:rPr/>
          <w:t>'s</w:t>
        </w:r>
      </w:ins>
      <w:r>
        <w:rPr/>
        <w:t xml:space="preserve"> </w:t>
      </w:r>
      <w:del w:id="137" w:author="Workflow" w:date="2026-10-26T10:12:21Z">
        <w:r>
          <w:rPr/>
          <w:delText>annotation</w:delText>
        </w:r>
      </w:del>
      <w:ins w:id="138" w:author="Workflow" w:date="2026-10-26T10:12:21Z">
        <w:r>
          <w:rPr/>
          <w:t>direction (Protective) and weight, the module's stored conclusion</w:t>
        </w:r>
      </w:ins>
      <w:commentRangeEnd w:id="29"/>
      <w:r>
        <w:rPr>
          <w:rStyle w:val="CommentReference"/>
        </w:rPr>
        <w:commentReference w:id="29"/>
      </w:r>
      <w:r>
        <w:rPr/>
        <w:t xml:space="preserve"> and five linked study records from Japanese-American, Southern Italian, Han Chinese and Danish populations.</w:t>
      </w:r>
      <w:commentRangeEnd w:id="128"/>
      <w:r>
        <w:rPr>
          <w:rStyle w:val="CommentReference"/>
        </w:rPr>
        <w:commentReference w:id="128"/>
      </w:r>
      <w:r>
        <w:rPr/>
        <w:t xml:space="preserve"> The stored Danish-study conclusion distinguishes survival to old age from survival during old age.</w:t>
      </w:r>
      <w:r>
        <w:rPr/>
        <w:t xml:space="preserve"> The reader can therefore inspect which finding and population underlie the annotation.</w:t>
      </w:r>
      <w:r>
        <w:rPr/>
        <w:t xml:space="preserve"> The weight ranks the curated association; it is not a predicted change in lifespan.</w:t>
      </w:r>
      <w:r>
        <w:rPr/>
        <w:t xml:space="preserve"> Supplementary S13 preserves the extracted row and its provenance.</w:t>
      </w:r>
    </w:p>
    <w:p>
      <w:r>
        <w:rPr/>
        <w:t>Figure 2 traces this report row from the called genotype to its linked studies.</w:t>
      </w:r>
    </w:p>
    <w:p>
      <w:r>
        <w:drawing>
          <wp:inline xmlns:a="http://schemas.openxmlformats.org/drawingml/2006/main" xmlns:pic="http://schemas.openxmlformats.org/drawingml/2006/picture">
            <wp:extent cx="5486400" cy="4082902"/>
            <wp:docPr id="2" name="Picture 2"/>
            <wp:cNvGraphicFramePr>
              <a:graphicFrameLocks noChangeAspect="1"/>
            </wp:cNvGraphicFramePr>
            <a:graphic>
              <a:graphicData uri="http://schemas.openxmlformats.org/drawingml/2006/picture">
                <pic:pic>
                  <pic:nvPicPr>
                    <pic:cNvPr id="0" name="figure-2-worked-annotation.png"/>
                    <pic:cNvPicPr/>
                  </pic:nvPicPr>
                  <pic:blipFill>
                    <a:blip r:embed="rId10"/>
                    <a:stretch>
                      <a:fillRect/>
                    </a:stretch>
                  </pic:blipFill>
                  <pic:spPr>
                    <a:xfrm>
                      <a:off x="0" y="0"/>
                      <a:ext cx="5486400" cy="4082902"/>
                    </a:xfrm>
                    <a:prstGeom prst="rect"/>
                  </pic:spPr>
                </pic:pic>
              </a:graphicData>
            </a:graphic>
          </wp:inline>
        </w:drawing>
      </w:r>
      <w:r>
        <w:rPr/>
        <w:t>{width=100%}</w:t>
      </w:r>
    </w:p>
    <w:p>
      <w:commentRangeStart w:id="85"/>
      <w:r>
        <w:rPr>
          <w:b/>
        </w:rPr>
        <w:t>Figure 2.</w:t>
      </w:r>
      <w:r>
        <w:rPr>
          <w:b/>
        </w:rPr>
        <w:t xml:space="preserve"> A genotype linked to its annotation and sources.</w:t>
      </w:r>
      <w:commentRangeEnd w:id="85"/>
      <w:r>
        <w:rPr>
          <w:rStyle w:val="CommentReference"/>
        </w:rPr>
        <w:commentReference w:id="85"/>
      </w:r>
      <w:r>
        <w:rPr/>
        <w:t xml:space="preserve"> Selected fields from the Longevity Variants report for Anton Kulaga's public genome: the called FOXO3 genotype, the module's insulin-signalling category, curation weight and five linked study records.</w:t>
      </w:r>
      <w:r>
        <w:rPr/>
        <w:t xml:space="preserve"> The diagram reconstructs recorded report fields; the conclusion excerpt is reproduced as stored by the module.</w:t>
      </w:r>
      <w:r>
        <w:rPr/>
        <w:t xml:space="preserve"> Supplementary S13 provides the extracted fields, provenance and source report.</w:t>
      </w:r>
    </w:p>
    <w:p>
      <w:pPr>
        <w:pStyle w:val="Heading2"/>
      </w:pPr>
      <w:r>
        <w:rPr>
          <w:b/>
        </w:rPr>
        <w:t>3.2 Polygenic Risk Scores</w:t>
      </w:r>
    </w:p>
    <w:p>
      <w:r>
        <w:rPr/>
        <w:t>For traits with several published models, the interface displays the scores together, with their coverage and reference population, so that users can inspect agreement and disagreement (Figure 3).</w:t>
      </w:r>
    </w:p>
    <w:p>
      <w:commentRangeStart w:id="153"/>
      <w:r>
        <w:rPr/>
        <w:t xml:space="preserve">Polygenic risk scores (PRS) aggregate the effects of many </w:t>
      </w:r>
      <w:commentRangeStart w:id="30"/>
      <w:del w:id="139" w:author="Reference check" w:date="2026-10-26T10:12:21Z">
        <w:r>
          <w:rPr/>
          <w:delText xml:space="preserve">common </w:delText>
        </w:r>
      </w:del>
      <w:r>
        <w:rPr/>
        <w:t>variants into a single weighted sum</w:t>
      </w:r>
      <w:del w:id="140" w:author="Reference check" w:date="2026-10-26T10:12:21Z">
        <w:r>
          <w:rPr/>
          <w:delText>, providing a population-relative measure for a given trait</w:delText>
        </w:r>
      </w:del>
      <w:commentRangeEnd w:id="153"/>
      <w:r>
        <w:rPr>
          <w:rStyle w:val="CommentReference"/>
        </w:rPr>
        <w:commentReference w:id="153"/>
      </w:r>
      <w:r>
        <w:rPr/>
        <w:t xml:space="preserve"> (Lambert et al., 2021)</w:t>
      </w:r>
      <w:ins w:id="141" w:author="Reference check" w:date="2026-10-26T10:12:21Z">
        <w:r>
          <w:rPr/>
          <w:t>, which is read as a position within a reference population for a given trait</w:t>
        </w:r>
      </w:ins>
      <w:commentRangeEnd w:id="30"/>
      <w:r>
        <w:rPr>
          <w:rStyle w:val="CommentReference"/>
        </w:rPr>
        <w:commentReference w:id="30"/>
      </w:r>
      <w:r>
        <w:rPr/>
        <w:t>.</w:t>
      </w:r>
      <w:r>
        <w:rPr/>
        <w:t xml:space="preserve"> We developed the just-prs library (github.com/dna-seq/just-prs) as the PRS computation engine for Just-DNA-Lite; it can also be used on its own (Section 3.2.1).</w:t>
      </w:r>
      <w:commentRangeStart w:id="152"/>
      <w:r>
        <w:rPr/>
        <w:t xml:space="preserve"> just-prs scores the harmonized scoring files of the PGS Catalog (Lambert et al., 2021</w:t>
      </w:r>
      <w:commentRangeStart w:id="31"/>
      <w:commentRangeStart w:id="32"/>
      <w:ins w:id="142" w:author="Reference check" w:date="2026-10-26T10:12:21Z">
        <w:r>
          <w:rPr/>
          <w:t>; harmonized files documented at https://www.pgscatalog.org/downloads/</w:t>
        </w:r>
      </w:ins>
      <w:commentRangeEnd w:id="32"/>
      <w:r>
        <w:rPr>
          <w:rStyle w:val="CommentReference"/>
        </w:rPr>
        <w:commentReference w:id="32"/>
      </w:r>
      <w:commentRangeEnd w:id="31"/>
      <w:r>
        <w:rPr>
          <w:rStyle w:val="CommentReference"/>
        </w:rPr>
        <w:commentReference w:id="31"/>
      </w:r>
      <w:r>
        <w:rPr/>
        <w:t>): a file-level audit of just-prs 0.10.1 against the September 2026 release placed 6,910 of 6,991 files in Table S5's “as specified” category, 76 in “approximated” and 5 in “cannot be scored”.</w:t>
      </w:r>
      <w:commentRangeEnd w:id="152"/>
      <w:r>
        <w:rPr>
          <w:rStyle w:val="CommentReference"/>
        </w:rPr>
        <w:commentReference w:id="152"/>
      </w:r>
      <w:r>
        <w:rPr/>
        <w:t xml:space="preserve"> These categories assess scoring-file compatibility, using a 10% absolute-weight threshold for omitted or ambiguous rows.</w:t>
      </w:r>
      <w:r>
        <w:rPr/>
        <w:t xml:space="preserve"> The first category can therefore include files with some omitted weight; it does not establish complete coverage in an individual genome or predictive validity.</w:t>
      </w:r>
    </w:p>
    <w:p>
      <w:commentRangeStart w:id="156"/>
      <w:r>
        <w:rPr/>
        <w:t>Generation I derived its PRS percentiles by simulating 10,000 genotypes from pooled gnomAD allele frequencies and fitting a normal distribution to the simulated scores</w:t>
      </w:r>
      <w:commentRangeEnd w:id="156"/>
      <w:r>
        <w:rPr>
          <w:rStyle w:val="CommentReference"/>
        </w:rPr>
        <w:commentReference w:id="156"/>
      </w:r>
      <w:commentRangeStart w:id="33"/>
      <w:commentRangeStart w:id="34"/>
      <w:ins w:id="143" w:author="Reference check" w:date="2026-10-26T10:12:21Z">
        <w:r>
          <w:rPr/>
          <w:t xml:space="preserve"> (Kulaga et al., 2024)</w:t>
        </w:r>
      </w:ins>
      <w:commentRangeEnd w:id="34"/>
      <w:r>
        <w:rPr>
          <w:rStyle w:val="CommentReference"/>
        </w:rPr>
        <w:commentReference w:id="34"/>
      </w:r>
      <w:commentRangeEnd w:id="33"/>
      <w:r>
        <w:rPr>
          <w:rStyle w:val="CommentReference"/>
        </w:rPr>
        <w:commentReference w:id="33"/>
      </w:r>
      <w:r>
        <w:rPr/>
        <w:t>.</w:t>
      </w:r>
      <w:commentRangeStart w:id="114"/>
      <w:commentRangeStart w:id="123"/>
      <w:r>
        <w:rPr/>
        <w:t xml:space="preserve"> just-prs instead scores the 3,202 individuals of the 1000 Genomes reference panel (Byrska-Bishop et al., 2022) with each model, summarizes the observed scores as a mean and standard deviation for each of five superpopulations (AFR, AMR, EAS, EUR, SAS), and places a user's score on the corresponding normal distribution, so the reference reflects real genotypes and their linkage structure rather than simulated ones.</w:t>
      </w:r>
      <w:commentRangeEnd w:id="123"/>
      <w:r>
        <w:rPr>
          <w:rStyle w:val="CommentReference"/>
        </w:rPr>
        <w:commentReference w:id="123"/>
      </w:r>
      <w:commentRangeEnd w:id="114"/>
      <w:r>
        <w:rPr>
          <w:rStyle w:val="CommentReference"/>
        </w:rPr>
        <w:commentReference w:id="114"/>
      </w:r>
      <w:commentRangeStart w:id="158"/>
      <w:r>
        <w:rPr/>
        <w:t xml:space="preserve"> The reference superpopulation is inferred from the genome (Section 3.2.2) and the user can choose another; the percentile is the user's position within that distribution.</w:t>
      </w:r>
      <w:commentRangeEnd w:id="158"/>
      <w:r>
        <w:rPr>
          <w:rStyle w:val="CommentReference"/>
        </w:rPr>
        <w:commentReference w:id="158"/>
      </w:r>
    </w:p>
    <w:p>
      <w:r>
        <w:rPr/>
        <w:t>just-prs provides two scoring engines: DuckDB (SQL-based, out-of-core scoring; Raasveldt and Mühleisen, 2019) and Polars (LazyFrame joins).</w:t>
      </w:r>
      <w:r>
        <w:rPr/>
        <w:t xml:space="preserve"> For diploid genotypes both engines compute the same score.</w:t>
      </w:r>
      <w:r>
        <w:rPr/>
        <w:t xml:space="preserve"> They join the scoring file to the genome by chromosome and position, then check that the genotype record is the scoring row's variant, since an indel shares its first base with any SNV at that position: an SNV row scores only from a record with an SNV alternate allele, and an indel row only from a record whose alleles include its effect allele and, where the scoring file names one, its other allele.</w:t>
      </w:r>
      <w:r>
        <w:rPr/>
        <w:t xml:space="preserve"> Multi-allelic records are split into their alleles.</w:t>
      </w:r>
      <w:r>
        <w:rPr/>
        <w:t xml:space="preserve"> The dosage is the number of called alleles equal to the effect allele (0, 1 or 2), and the score is the sum of dosage times effect weight.</w:t>
      </w:r>
      <w:r>
        <w:rPr/>
        <w:t xml:space="preserve"> No strand flipping is applied.</w:t>
      </w:r>
      <w:r>
        <w:rPr/>
        <w:t xml:space="preserve"> A position whose records all fail the check is handled as an absent locus, like a missing genotype.</w:t>
      </w:r>
      <w:r>
        <w:rPr/>
        <w:t xml:space="preserve"> The engines differ in how the join runs.</w:t>
      </w:r>
      <w:r>
        <w:rPr/>
        <w:t xml:space="preserve"> DuckDB runs it as SQL, joining large scoring files in chunks of 250,000 to 2,000,000 variants sized from available memory, under a memory limit of 75% of RAM by default.</w:t>
      </w:r>
      <w:r>
        <w:rPr/>
        <w:t xml:space="preserve"> Polars runs it as a single lazy in-memory dataframe join.</w:t>
      </w:r>
      <w:r>
        <w:rPr/>
        <w:t xml:space="preserve"> On the sex chromosomes and the mitochondrial genome, both engines count copies of the effect allele, using the sample's inferred karyotype (Supplementary S9).</w:t>
      </w:r>
      <w:r>
        <w:rPr/>
        <w:t xml:space="preserve"> PLINK2 is used only as an external comparator in the benchmark (Section 4.2); it is not a just-prs engine.</w:t>
      </w:r>
    </w:p>
    <w:p>
      <w:r>
        <w:rPr/>
        <w:t>For variant-only whole-genome VCFs, just-prs can optionally count absent scoring loci as homozygous reference, using a reference-allele dataset.</w:t>
      </w:r>
      <w:r>
        <w:rPr/>
        <w:t xml:space="preserve"> This raises coverage for many scores, assuming those loci were callable; it is off by default and not applied to gVCF input.</w:t>
      </w:r>
    </w:p>
    <w:p>
      <w:r>
        <w:rPr/>
        <w:t xml:space="preserve">For consumer arrays (23andMe, AncestryDNA), </w:t>
      </w:r>
      <w:commentRangeStart w:id="35"/>
      <w:ins w:id="144" w:author="Workflow" w:date="2026-10-26T10:12:21Z">
        <w:r>
          <w:rPr/>
          <w:t xml:space="preserve">which, as of October 2026, the just-prs library reads but the platform's web upload does not (Section 5.4), </w:t>
        </w:r>
      </w:ins>
      <w:commentRangeEnd w:id="35"/>
      <w:r>
        <w:rPr>
          <w:rStyle w:val="CommentReference"/>
        </w:rPr>
        <w:commentReference w:id="35"/>
      </w:r>
      <w:commentRangeStart w:id="126"/>
      <w:r>
        <w:rPr/>
        <w:t>precomputed linkage disequilibrium (LD) proxy tables estimate untyped scoring variants from typed ones where suitable tables exist.</w:t>
      </w:r>
      <w:commentRangeEnd w:id="126"/>
      <w:r>
        <w:rPr>
          <w:rStyle w:val="CommentReference"/>
        </w:rPr>
        <w:commentReference w:id="126"/>
      </w:r>
      <w:r>
        <w:rPr/>
        <w:t xml:space="preserve"> Coverage, and the assumption used to recover each missing locus, remain part of the result's interpretation.</w:t>
      </w:r>
    </w:p>
    <w:p>
      <w:r>
        <w:drawing>
          <wp:inline xmlns:a="http://schemas.openxmlformats.org/drawingml/2006/main" xmlns:pic="http://schemas.openxmlformats.org/drawingml/2006/picture">
            <wp:extent cx="5486400" cy="2748574"/>
            <wp:docPr id="3" name="Picture 3"/>
            <wp:cNvGraphicFramePr>
              <a:graphicFrameLocks noChangeAspect="1"/>
            </wp:cNvGraphicFramePr>
            <a:graphic>
              <a:graphicData uri="http://schemas.openxmlformats.org/drawingml/2006/picture">
                <pic:pic>
                  <pic:nvPicPr>
                    <pic:cNvPr id="0" name="figure-3-prs-trait-view.jpg"/>
                    <pic:cNvPicPr/>
                  </pic:nvPicPr>
                  <pic:blipFill>
                    <a:blip r:embed="rId11"/>
                    <a:stretch>
                      <a:fillRect/>
                    </a:stretch>
                  </pic:blipFill>
                  <pic:spPr>
                    <a:xfrm>
                      <a:off x="0" y="0"/>
                      <a:ext cx="5486400" cy="2748574"/>
                    </a:xfrm>
                    <a:prstGeom prst="rect"/>
                  </pic:spPr>
                </pic:pic>
              </a:graphicData>
            </a:graphic>
          </wp:inline>
        </w:drawing>
      </w:r>
      <w:r>
        <w:rPr/>
        <w:t>{width=95%}</w:t>
      </w:r>
    </w:p>
    <w:p>
      <w:r>
        <w:rPr>
          <w:b/>
        </w:rPr>
        <w:t>Figure 3.</w:t>
      </w:r>
      <w:r>
        <w:rPr>
          <w:b/>
        </w:rPr>
        <w:t xml:space="preserve"> PRS trait view in an earlier Just-DNA-Lite interface.</w:t>
      </w:r>
      <w:r>
        <w:rPr/>
        <w:t xml:space="preserve"> Multiple PGS Catalog models for one trait are displayed together, with model identifiers, percentile markers and variant </w:t>
      </w:r>
      <w:commentRangeStart w:id="36"/>
      <w:ins w:id="145" w:author="Prose edit" w:date="2026-10-26T10:12:21Z">
        <w:r>
          <w:rPr/>
          <w:t>-</w:t>
        </w:r>
      </w:ins>
      <w:commentRangeEnd w:id="36"/>
      <w:r>
        <w:rPr>
          <w:rStyle w:val="CommentReference"/>
        </w:rPr>
        <w:commentReference w:id="36"/>
      </w:r>
      <w:r>
        <w:rPr/>
        <w:t>match rates.</w:t>
      </w:r>
      <w:commentRangeStart w:id="173"/>
      <w:r>
        <w:rPr/>
        <w:t xml:space="preserve"> This existing screenshot illustrates the interface layout; its absolute-risk display and inconsistent quality labels require replacement before submission and are not results reported in this paper.</w:t>
      </w:r>
      <w:commentRangeEnd w:id="173"/>
      <w:r>
        <w:rPr>
          <w:rStyle w:val="CommentReference"/>
        </w:rPr>
        <w:commentReference w:id="173"/>
      </w:r>
      <w:r>
        <w:rPr/>
        <w:t xml:space="preserve"> Showing models together, including where they disagree, is deliberate (see Section 5.3).</w:t>
      </w:r>
    </w:p>
    <w:p>
      <w:r>
        <w:rPr/>
        <w:t>&lt;!-- AUTHOR TODO: Replace the existing images/just_prs_trait_consensus.jpg with a current screenshot for Figure 3.</w:t>
      </w:r>
      <w:r>
        <w:rPr/>
        <w:t xml:space="preserve"> The existing image shows an absolute-risk percentage for intelligence and inconsistent quality labels.</w:t>
      </w:r>
      <w:r>
        <w:rPr/>
        <w:t xml:space="preserve"> Capture a current trait view with the reference population, model IDs, coverage, and settings visible, then embed it here and align the caption with the final image.</w:t>
      </w:r>
      <w:r>
        <w:rPr/>
        <w:t xml:space="preserve"> --&gt;</w:t>
      </w:r>
    </w:p>
    <w:p>
      <w:pPr>
        <w:pStyle w:val="Heading2"/>
      </w:pPr>
      <w:r>
        <w:rPr>
          <w:b/>
        </w:rPr>
        <w:t>3.2.1 Standalone PRS Use and MCP Access</w:t>
      </w:r>
    </w:p>
    <w:p>
      <w:r>
        <w:rPr/>
        <w:t xml:space="preserve">Users who only want polygenic scores can run just-prs on its own, through its Python API, command-line interface, dedicated web UI, or </w:t>
      </w:r>
      <w:r>
        <w:rPr>
          <w:rFonts w:ascii="Consolas" w:hAnsi="Consolas"/>
        </w:rPr>
        <w:t>just-prs-mcp</w:t>
      </w:r>
      <w:r>
        <w:rPr/>
        <w:t xml:space="preserve"> server, without the annotation-module workflow.</w:t>
      </w:r>
    </w:p>
    <w:p>
      <w:r>
        <w:rPr/>
        <w:t xml:space="preserve">Just-DNA-Lite also has its own MCP server for the full workflow (samples, modules, annotation jobs and their results), while </w:t>
      </w:r>
      <w:r>
        <w:rPr>
          <w:rFonts w:ascii="Consolas" w:hAnsi="Consolas"/>
        </w:rPr>
        <w:t>just-prs-mcp</w:t>
      </w:r>
      <w:r>
        <w:rPr/>
        <w:t xml:space="preserve"> covers PRS alone; both let AI assistants call the software through typed tools rather than write their own analysis code.</w:t>
      </w:r>
      <w:commentRangeStart w:id="100"/>
      <w:r>
        <w:rPr/>
        <w:t xml:space="preserve"> The PRS tools cover catalogue search, model metadata, genome-build and ancestry detection, scoring, reference-population comparison and result-quality assessment.</w:t>
      </w:r>
      <w:commentRangeEnd w:id="100"/>
      <w:r>
        <w:rPr>
          <w:rStyle w:val="CommentReference"/>
        </w:rPr>
        <w:commentReference w:id="100"/>
      </w:r>
    </w:p>
    <w:p>
      <w:commentRangeStart w:id="125"/>
      <w:r>
        <w:rPr/>
        <w:t xml:space="preserve">The tools return PGS IDs, variant-match rates, model quality tiers, reference populations, percentiles, and agreement or disagreement </w:t>
      </w:r>
      <w:commentRangeEnd w:id="125"/>
      <w:r>
        <w:rPr>
          <w:rStyle w:val="CommentReference"/>
        </w:rPr>
        <w:commentReference w:id="125"/>
      </w:r>
      <w:commentRangeStart w:id="37"/>
      <w:del w:id="146" w:author="Prose edit" w:date="2026-10-26T10:12:21Z">
        <w:r>
          <w:rPr/>
          <w:delText>amongst</w:delText>
        </w:r>
      </w:del>
      <w:ins w:id="147" w:author="Prose edit" w:date="2026-10-26T10:12:21Z">
        <w:r>
          <w:rPr/>
          <w:t>among</w:t>
        </w:r>
      </w:ins>
      <w:commentRangeEnd w:id="37"/>
      <w:r>
        <w:rPr>
          <w:rStyle w:val="CommentReference"/>
        </w:rPr>
        <w:commentReference w:id="37"/>
      </w:r>
      <w:r>
        <w:rPr/>
        <w:t xml:space="preserve"> models for a trait.</w:t>
      </w:r>
      <w:r>
        <w:rPr/>
        <w:t xml:space="preserve"> These fields provide the assistant with computational context; however, their presence does not ensure that an assistant will explain them correctly.</w:t>
      </w:r>
      <w:r>
        <w:rPr/>
        <w:t xml:space="preserve"> </w:t>
      </w:r>
      <w:commentRangeStart w:id="38"/>
      <w:commentRangeStart w:id="141"/>
      <w:del w:id="148" w:author="Prose edit" w:date="2026-10-26T10:12:21Z">
        <w:r>
          <w:rPr/>
          <w:delText>The</w:delText>
        </w:r>
      </w:del>
      <w:ins w:id="149" w:author="Prose edit" w:date="2026-10-26T10:12:21Z">
        <w:r>
          <w:rPr/>
          <w:t>Both</w:t>
        </w:r>
      </w:ins>
      <w:r>
        <w:rPr/>
        <w:t xml:space="preserve"> </w:t>
      </w:r>
      <w:del w:id="150" w:author="Prose edit" w:date="2026-10-26T10:12:21Z">
        <w:r>
          <w:rPr/>
          <w:delText>server</w:delText>
        </w:r>
      </w:del>
      <w:ins w:id="151" w:author="Prose edit" w:date="2026-10-26T10:12:21Z">
        <w:r>
          <w:rPr/>
          <w:t>servers</w:t>
        </w:r>
      </w:ins>
      <w:r>
        <w:rPr/>
        <w:t xml:space="preserve"> </w:t>
      </w:r>
      <w:del w:id="152" w:author="Prose edit" w:date="2026-10-26T10:12:21Z">
        <w:r>
          <w:rPr/>
          <w:delText>runs</w:delText>
        </w:r>
      </w:del>
      <w:ins w:id="153" w:author="Prose edit" w:date="2026-10-26T10:12:21Z">
        <w:r>
          <w:rPr/>
          <w:t>run</w:t>
        </w:r>
      </w:ins>
      <w:commentRangeEnd w:id="38"/>
      <w:r>
        <w:rPr>
          <w:rStyle w:val="CommentReference"/>
        </w:rPr>
        <w:commentReference w:id="38"/>
      </w:r>
      <w:r>
        <w:rPr/>
        <w:t xml:space="preserve"> locally, but a remotely hosted assistant may receive tool outputs containing genomic results.</w:t>
      </w:r>
      <w:commentRangeEnd w:id="141"/>
      <w:r>
        <w:rPr>
          <w:rStyle w:val="CommentReference"/>
        </w:rPr>
        <w:commentReference w:id="141"/>
      </w:r>
      <w:r>
        <w:rPr/>
        <w:t xml:space="preserve"> Whether scoring is local and whether the conversation is private are therefore separate questions (Section 5.2).</w:t>
      </w:r>
    </w:p>
    <w:p>
      <w:commentRangeStart w:id="99"/>
      <w:r>
        <w:rPr/>
        <w:t xml:space="preserve">All these interfaces </w:t>
      </w:r>
      <w:commentRangeStart w:id="39"/>
      <w:del w:id="154" w:author="Workflow" w:date="2026-10-26T10:12:21Z">
        <w:r>
          <w:rPr/>
          <w:delText>share</w:delText>
        </w:r>
      </w:del>
      <w:ins w:id="155" w:author="Workflow" w:date="2026-10-26T10:12:21Z">
        <w:r>
          <w:rPr/>
          <w:t>call</w:t>
        </w:r>
      </w:ins>
      <w:r>
        <w:rPr/>
        <w:t xml:space="preserve"> one scoring implementation, </w:t>
      </w:r>
      <w:del w:id="156" w:author="Workflow" w:date="2026-10-26T10:12:21Z">
        <w:r>
          <w:rPr/>
          <w:delText>and</w:delText>
        </w:r>
      </w:del>
      <w:ins w:id="157" w:author="Workflow" w:date="2026-10-26T10:12:21Z">
        <w:r>
          <w:rPr/>
          <w:t>so</w:t>
        </w:r>
      </w:ins>
      <w:commentRangeStart w:id="129"/>
      <w:r>
        <w:rPr/>
        <w:t xml:space="preserve"> equivalent inputs, reference data and settings </w:t>
      </w:r>
      <w:ins w:id="158" w:author="Workflow" w:date="2026-10-26T10:12:21Z">
        <w:r>
          <w:rPr/>
          <w:t xml:space="preserve">should </w:t>
        </w:r>
      </w:ins>
      <w:r>
        <w:rPr/>
        <w:t>give equivalent results</w:t>
      </w:r>
      <w:commentRangeEnd w:id="129"/>
      <w:r>
        <w:rPr>
          <w:rStyle w:val="CommentReference"/>
        </w:rPr>
        <w:commentReference w:id="129"/>
      </w:r>
      <w:commentRangeEnd w:id="99"/>
      <w:r>
        <w:rPr>
          <w:rStyle w:val="CommentReference"/>
        </w:rPr>
        <w:commentReference w:id="99"/>
      </w:r>
      <w:ins w:id="159" w:author="Workflow" w:date="2026-10-26T10:12:21Z">
        <w:r>
          <w:rPr/>
          <w:t xml:space="preserve"> with the same just-prs version</w:t>
        </w:r>
      </w:ins>
      <w:commentRangeEnd w:id="39"/>
      <w:r>
        <w:rPr>
          <w:rStyle w:val="CommentReference"/>
        </w:rPr>
        <w:commentReference w:id="39"/>
      </w:r>
      <w:commentRangeStart w:id="40"/>
      <w:del w:id="160" w:author="Story" w:date="2026-10-26T10:12:21Z">
        <w:r>
          <w:rPr/>
          <w:delText>;</w:delText>
        </w:r>
      </w:del>
      <w:ins w:id="161" w:author="Story" w:date="2026-10-26T10:12:21Z">
        <w:r>
          <w:rPr/>
          <w:t>.</w:t>
        </w:r>
      </w:ins>
      <w:r>
        <w:rPr/>
        <w:t xml:space="preserve"> </w:t>
      </w:r>
      <w:del w:id="162" w:author="Story" w:date="2026-10-26T10:12:21Z">
        <w:r>
          <w:rPr/>
          <w:delText>the</w:delText>
        </w:r>
      </w:del>
      <w:ins w:id="163" w:author="Story" w:date="2026-10-26T10:12:21Z">
        <w:r>
          <w:rPr/>
          <w:t>The</w:t>
        </w:r>
      </w:ins>
      <w:commentRangeEnd w:id="40"/>
      <w:r>
        <w:rPr>
          <w:rStyle w:val="CommentReference"/>
        </w:rPr>
        <w:commentReference w:id="40"/>
      </w:r>
      <w:r>
        <w:rPr/>
        <w:t xml:space="preserve"> engine benchmark in Section 4.2 does not test each interface separately, nor the accuracy of assistant-generated explanations.</w:t>
      </w:r>
    </w:p>
    <w:p>
      <w:pPr>
        <w:pStyle w:val="Heading2"/>
      </w:pPr>
      <w:r>
        <w:rPr>
          <w:b/>
        </w:rPr>
        <w:t>3.2.2 Ancestry Inference</w:t>
      </w:r>
    </w:p>
    <w:p>
      <w:r>
        <w:rPr/>
        <w:t>The reference superpopulation is chosen by a k-nearest-neighbour classifier on principal components, built once from the 1000 Genomes high-coverage panel (Byrska-Bishop et al., 2022) and downloaded as a fixed model</w:t>
      </w:r>
      <w:commentRangeStart w:id="41"/>
      <w:ins w:id="164" w:author="Workflow" w:date="2026-10-26T10:12:21Z">
        <w:r>
          <w:rPr/>
          <w:t xml:space="preserve"> (HuggingFace dataset </w:t>
        </w:r>
      </w:ins>
      <w:ins w:id="165" w:author="Workflow" w:date="2026-10-26T10:12:21Z">
        <w:r>
          <w:rPr>
            <w:rFonts w:ascii="Consolas" w:hAnsi="Consolas"/>
          </w:rPr>
          <w:t>just-dna-seq/pgs-catalog</w:t>
        </w:r>
      </w:ins>
      <w:ins w:id="166" w:author="Workflow" w:date="2026-10-26T10:12:21Z">
        <w:r>
          <w:rPr/>
          <w:t xml:space="preserve">, folder </w:t>
        </w:r>
      </w:ins>
      <w:ins w:id="167" w:author="Workflow" w:date="2026-10-26T10:12:21Z">
        <w:r>
          <w:rPr>
            <w:rFonts w:ascii="Consolas" w:hAnsi="Consolas"/>
          </w:rPr>
          <w:t>data/ancestry</w:t>
        </w:r>
      </w:ins>
      <w:ins w:id="168" w:author="Workflow" w:date="2026-10-26T10:12:21Z">
        <w:r>
          <w:rPr/>
          <w:t>)</w:t>
        </w:r>
      </w:ins>
      <w:commentRangeEnd w:id="41"/>
      <w:r>
        <w:rPr>
          <w:rStyle w:val="CommentReference"/>
        </w:rPr>
        <w:commentReference w:id="41"/>
      </w:r>
      <w:r>
        <w:rPr/>
        <w:t>.</w:t>
      </w:r>
      <w:r>
        <w:rPr/>
        <w:t xml:space="preserve"> Its training data are the panel's unrelated individuals, 2,575 after related ones were removed with a KING kinship list, each labelled with one of five superpopulations (AFR, AMR, EAS, EUR, SAS), and 53,526 autosomal biallelic SNVs kept after quality control and linkage pruning in PLINK2 (Chang et al., 2015): minor allele frequency at least 0.05, Hardy–Weinberg </w:t>
      </w:r>
      <w:r>
        <w:rPr>
          <w:i/>
        </w:rPr>
        <w:t>P</w:t>
      </w:r>
      <w:r>
        <w:rPr/>
        <w:t xml:space="preserve"> at least 10⁻⁴, and </w:t>
      </w:r>
      <w:r>
        <w:rPr>
          <w:i/>
        </w:rPr>
        <w:t>r</w:t>
      </w:r>
      <w:r>
        <w:rPr/>
        <w:t>² below 0.05 within windows of 1,000 variants.</w:t>
      </w:r>
      <w:r>
        <w:rPr/>
        <w:t xml:space="preserve"> A principal component analysis of these genotypes defines the space.</w:t>
      </w:r>
      <w:r>
        <w:rPr/>
        <w:t xml:space="preserve"> A user's genome is projected into it with the online augmentation, decomposition and Procrustes method of FRAPOSA (Zhang et al., 2020), and its superpopulation is the majority among its 20 nearest reference individuals on the first 10 components.</w:t>
      </w:r>
      <w:commentRangeStart w:id="42"/>
      <w:ins w:id="169" w:author="Workflow" w:date="2026-10-26T10:12:21Z">
        <w:r>
          <w:rPr/>
          <w:t xml:space="preserve"> Model sites a variant-only VCF does not list are coded as homozygous reference, and sites whose alleles disagree with the model as missing.</w:t>
        </w:r>
      </w:ins>
      <w:commentRangeEnd w:id="42"/>
      <w:r>
        <w:rPr>
          <w:rStyle w:val="CommentReference"/>
        </w:rPr>
        <w:commentReference w:id="42"/>
      </w:r>
      <w:r>
        <w:rPr/>
        <w:t xml:space="preserve"> There is no separate test set.</w:t>
      </w:r>
      <w:commentRangeStart w:id="117"/>
      <w:commentRangeStart w:id="160"/>
      <w:r>
        <w:rPr/>
        <w:t xml:space="preserve"> In leave-one-out classification of the reference individuals, </w:t>
      </w:r>
      <w:commentRangeStart w:id="43"/>
      <w:commentRangeStart w:id="44"/>
      <w:ins w:id="170" w:author="Reporting check" w:date="2026-10-26T10:12:21Z">
        <w:r>
          <w:rPr/>
          <w:t xml:space="preserve">on principal components computed from the whole panel, </w:t>
        </w:r>
      </w:ins>
      <w:r>
        <w:rPr/>
        <w:t>99.65% are assigned their own superpopulation</w:t>
      </w:r>
      <w:ins w:id="171" w:author="Reporting check" w:date="2026-10-26T10:12:21Z">
        <w:r>
          <w:rPr/>
          <w:t xml:space="preserve"> (2,566 of 2,575); seven of the nine misassigned individuals belong to the admixed American group, of whom 344 of 351 are assigned correctly</w:t>
        </w:r>
      </w:ins>
      <w:commentRangeEnd w:id="44"/>
      <w:r>
        <w:rPr>
          <w:rStyle w:val="CommentReference"/>
        </w:rPr>
        <w:commentReference w:id="44"/>
      </w:r>
      <w:commentRangeEnd w:id="43"/>
      <w:r>
        <w:rPr>
          <w:rStyle w:val="CommentReference"/>
        </w:rPr>
        <w:commentReference w:id="43"/>
      </w:r>
      <w:r>
        <w:rPr/>
        <w:t>.</w:t>
      </w:r>
      <w:commentRangeEnd w:id="160"/>
      <w:r>
        <w:rPr>
          <w:rStyle w:val="CommentReference"/>
        </w:rPr>
        <w:commentReference w:id="160"/>
      </w:r>
      <w:commentRangeEnd w:id="117"/>
      <w:r>
        <w:rPr>
          <w:rStyle w:val="CommentReference"/>
        </w:rPr>
        <w:commentReference w:id="117"/>
      </w:r>
      <w:r>
        <w:rPr/>
        <w:t xml:space="preserve"> This measures how well the five groups separate within the panel; accuracy on admixed genomes and on populations the panel does not sample was not measured (Section 5.4).</w:t>
      </w:r>
      <w:r>
        <w:rPr/>
        <w:t xml:space="preserve"> When fewer than 20% of the model's sites can be matched in the genome, the ancestry is reported as unknown and the user chooses the reference.</w:t>
      </w:r>
    </w:p>
    <w:p>
      <w:pPr>
        <w:pStyle w:val="Heading2"/>
      </w:pPr>
      <w:r>
        <w:rPr>
          <w:b/>
        </w:rPr>
        <w:t>3.3 Additional Trait Annotation Modules</w:t>
      </w:r>
    </w:p>
    <w:p>
      <w:commentRangeStart w:id="144"/>
      <w:r>
        <w:rPr/>
        <w:t>The platform includes several additional modules curated by hand from the published literature: coronary artery disease (SNPs selected on meta-study p-values and the number of studies across populations), lipid metabolism (selected by the same criteria), VO2 max (published studies of the oxygen-uptake response to exercise training, mostly candidate-gene and cohort studies) and Superhuman (rare protective alleles from the Church laboratory's Protective and Enhancing Alleles list, checked against the primary literature).</w:t>
      </w:r>
      <w:commentRangeEnd w:id="144"/>
      <w:r>
        <w:rPr>
          <w:rStyle w:val="CommentReference"/>
        </w:rPr>
        <w:commentReference w:id="144"/>
      </w:r>
      <w:r>
        <w:rPr/>
        <w:t xml:space="preserve"> Table S4 gives each module's curation and every source it cites.</w:t>
      </w:r>
      <w:r>
        <w:rPr/>
        <w:t xml:space="preserve"> All modules work by joining the user's VCF against curated variant-trait databases, adding annotation columns (weight, state, gene, conclusion) to matching variants.</w:t>
      </w:r>
    </w:p>
    <w:p>
      <w:pPr>
        <w:pStyle w:val="Heading2"/>
      </w:pPr>
      <w:r>
        <w:rPr>
          <w:b/>
        </w:rPr>
        <w:t>3.4 Growing the Module Ecosystem</w:t>
      </w:r>
    </w:p>
    <w:p>
      <w:r>
        <w:rPr/>
        <w:t xml:space="preserve">Because modules are data, new content reaches users through configured repositories or </w:t>
      </w:r>
      <w:r>
        <w:rPr>
          <w:rFonts w:ascii="Consolas" w:hAnsi="Consolas"/>
        </w:rPr>
        <w:t>just-dna-registry</w:t>
      </w:r>
      <w:r>
        <w:rPr/>
        <w:t xml:space="preserve"> without changes to the annotation engine or a new application release, while evidence review and scientific curation stay with module contributors.</w:t>
      </w:r>
      <w:r>
        <w:rPr/>
        <w:t xml:space="preserve"> Rather than embedding its own assistant, the platform exposes its operations to the AI assistants authors already use.</w:t>
      </w:r>
      <w:r>
        <w:rPr/>
        <w:t xml:space="preserve"> Modules can be drafted in such an assistant through the just-module-creator plugin (github.com/dna-seq/just-module-creator); the result is the same </w:t>
      </w:r>
      <w:commentRangeStart w:id="45"/>
      <w:ins w:id="172" w:author="Prose edit" w:date="2026-10-26T10:12:21Z">
        <w:r>
          <w:rPr/>
          <w:t xml:space="preserve">kind of </w:t>
        </w:r>
      </w:ins>
      <w:commentRangeEnd w:id="45"/>
      <w:r>
        <w:rPr>
          <w:rStyle w:val="CommentReference"/>
        </w:rPr>
        <w:commentReference w:id="45"/>
      </w:r>
      <w:r>
        <w:rPr/>
        <w:t>artifact, validated and compiled the same way</w:t>
      </w:r>
      <w:commentRangeStart w:id="46"/>
      <w:del w:id="173" w:author="Story" w:date="2026-10-26T10:12:21Z">
        <w:r>
          <w:rPr/>
          <w:delText>,</w:delText>
        </w:r>
      </w:del>
      <w:ins w:id="174" w:author="Story" w:date="2026-10-26T10:12:21Z">
        <w:r>
          <w:rPr/>
          <w:t>.</w:t>
        </w:r>
      </w:ins>
      <w:r>
        <w:rPr/>
        <w:t xml:space="preserve"> </w:t>
      </w:r>
      <w:commentRangeStart w:id="91"/>
      <w:del w:id="175" w:author="Story" w:date="2026-10-26T10:12:21Z">
        <w:r>
          <w:rPr/>
          <w:delText>and its</w:delText>
        </w:r>
      </w:del>
      <w:ins w:id="176" w:author="Story" w:date="2026-10-26T10:12:21Z">
        <w:r>
          <w:rPr/>
          <w:t>Its</w:t>
        </w:r>
      </w:ins>
      <w:commentRangeEnd w:id="46"/>
      <w:r>
        <w:rPr>
          <w:rStyle w:val="CommentReference"/>
        </w:rPr>
        <w:commentReference w:id="46"/>
      </w:r>
      <w:r>
        <w:rPr/>
        <w:t xml:space="preserve"> </w:t>
      </w:r>
      <w:commentRangeStart w:id="47"/>
      <w:del w:id="177" w:author="Workflow" w:date="2026-10-26T10:12:21Z">
        <w:r>
          <w:rPr/>
          <w:delText>curator</w:delText>
        </w:r>
      </w:del>
      <w:ins w:id="178" w:author="Workflow" w:date="2026-10-26T10:12:21Z">
        <w:r>
          <w:rPr/>
          <w:t>manifest</w:t>
        </w:r>
      </w:ins>
      <w:r>
        <w:rPr/>
        <w:t xml:space="preserve"> </w:t>
      </w:r>
      <w:del w:id="179" w:author="Workflow" w:date="2026-10-26T10:12:21Z">
        <w:r>
          <w:rPr/>
          <w:delText>field</w:delText>
        </w:r>
      </w:del>
      <w:ins w:id="180" w:author="Workflow" w:date="2026-10-26T10:12:21Z">
        <w:r>
          <w:rPr/>
          <w:t>can</w:t>
        </w:r>
      </w:ins>
      <w:r>
        <w:rPr/>
        <w:t xml:space="preserve"> </w:t>
      </w:r>
      <w:del w:id="181" w:author="Workflow" w:date="2026-10-26T10:12:21Z">
        <w:r>
          <w:rPr/>
          <w:delText>marks</w:delText>
        </w:r>
      </w:del>
      <w:ins w:id="182" w:author="Workflow" w:date="2026-10-26T10:12:21Z">
        <w:r>
          <w:rPr/>
          <w:t>mark</w:t>
        </w:r>
      </w:ins>
      <w:r>
        <w:rPr/>
        <w:t xml:space="preserve"> it as AI-generated</w:t>
      </w:r>
      <w:commentRangeEnd w:id="91"/>
      <w:r>
        <w:rPr>
          <w:rStyle w:val="CommentReference"/>
        </w:rPr>
        <w:commentReference w:id="91"/>
      </w:r>
      <w:ins w:id="183" w:author="Workflow" w:date="2026-10-26T10:12:21Z">
        <w:r>
          <w:rPr/>
          <w:t xml:space="preserve"> through its authorship entries, which tag each contributor as human or AI</w:t>
        </w:r>
      </w:ins>
      <w:commentRangeEnd w:id="47"/>
      <w:r>
        <w:rPr>
          <w:rStyle w:val="CommentReference"/>
        </w:rPr>
        <w:commentReference w:id="47"/>
      </w:r>
      <w:r>
        <w:rPr/>
        <w:t>.</w:t>
      </w:r>
      <w:r>
        <w:rPr/>
        <w:t xml:space="preserve"> Through the platform's MCP server, the assistant can then install the draft, annotate a genome with it and inspect the result (Section 3.2.1).</w:t>
      </w:r>
    </w:p>
    <w:p>
      <w:pPr>
        <w:pStyle w:val="Heading1"/>
      </w:pPr>
      <w:r>
        <w:rPr>
          <w:b/>
        </w:rPr>
        <w:t>4.</w:t>
      </w:r>
      <w:r>
        <w:rPr>
          <w:b/>
        </w:rPr>
        <w:t xml:space="preserve"> Benchmarking and Validation</w:t>
      </w:r>
    </w:p>
    <w:p>
      <w:pPr>
        <w:pStyle w:val="Heading2"/>
      </w:pPr>
      <w:commentRangeStart w:id="187"/>
      <w:r>
        <w:rPr>
          <w:b/>
        </w:rPr>
        <w:t>4.1 Annotation Speed</w:t>
      </w:r>
      <w:commentRangeEnd w:id="187"/>
      <w:r>
        <w:rPr>
          <w:rStyle w:val="CommentReference"/>
        </w:rPr>
        <w:commentReference w:id="187"/>
      </w:r>
    </w:p>
    <w:p>
      <w:commentRangeStart w:id="88"/>
      <w:r>
        <w:rPr/>
        <w:t xml:space="preserve">On Anton Kulaga's published call set, the median full </w:t>
      </w:r>
      <w:commentRangeStart w:id="48"/>
      <w:ins w:id="184" w:author="Prose edit" w:date="2026-10-26T10:12:21Z">
        <w:r>
          <w:rPr/>
          <w:t xml:space="preserve">Generation II </w:t>
        </w:r>
      </w:ins>
      <w:commentRangeEnd w:id="48"/>
      <w:r>
        <w:rPr>
          <w:rStyle w:val="CommentReference"/>
        </w:rPr>
        <w:commentReference w:id="48"/>
      </w:r>
      <w:commentRangeStart w:id="103"/>
      <w:r>
        <w:rPr/>
        <w:t>run took 33.2 s against 6,005.4 s for Generation I, an approximately 181-fold speedup; across the three call sets Generation I ran on, it was 128- to 231-fold</w:t>
      </w:r>
      <w:commentRangeEnd w:id="103"/>
      <w:r>
        <w:rPr>
          <w:rStyle w:val="CommentReference"/>
        </w:rPr>
        <w:commentReference w:id="103"/>
      </w:r>
      <w:commentRangeEnd w:id="88"/>
      <w:r>
        <w:rPr>
          <w:rStyle w:val="CommentReference"/>
        </w:rPr>
        <w:commentReference w:id="88"/>
      </w:r>
      <w:commentRangeStart w:id="49"/>
      <w:ins w:id="185" w:author="Workflow" w:date="2026-10-26T10:12:21Z">
        <w:r>
          <w:rPr/>
          <w:t xml:space="preserve"> (Table 2).</w:t>
        </w:r>
      </w:ins>
      <w:ins w:id="186" w:author="Workflow" w:date="2026-10-26T10:12:21Z">
        <w:r>
          <w:rPr/>
          <w:t xml:space="preserve"> Most Generation I runs on the other two call sets were made with the desktop in light use (Supplementary S2)</w:t>
        </w:r>
      </w:ins>
      <w:r>
        <w:rPr/>
        <w:t>.</w:t>
      </w:r>
      <w:commentRangeStart w:id="170"/>
      <w:r>
        <w:rPr/>
        <w:t xml:space="preserve"> Against a whole-genome reference database the gap narrows</w:t>
      </w:r>
      <w:commentRangeEnd w:id="170"/>
      <w:r>
        <w:rPr>
          <w:rStyle w:val="CommentReference"/>
        </w:rPr>
        <w:commentReference w:id="170"/>
      </w:r>
      <w:del w:id="187" w:author="Workflow" w:date="2026-10-26T10:12:21Z">
        <w:r>
          <w:rPr/>
          <w:delText>:</w:delText>
        </w:r>
      </w:del>
      <w:ins w:id="188" w:author="Workflow" w:date="2026-10-26T10:12:21Z">
        <w:r>
          <w:rPr/>
          <w:t>.</w:t>
        </w:r>
      </w:ins>
      <w:commentRangeStart w:id="102"/>
      <w:r>
        <w:rPr/>
        <w:t xml:space="preserve"> Generation II with Ensembl annotation on took a median of 103.1 s and Generation I with dbSNP alone 3,537.2 s, about 34-fold</w:t>
      </w:r>
      <w:commentRangeEnd w:id="102"/>
      <w:r>
        <w:rPr>
          <w:rStyle w:val="CommentReference"/>
        </w:rPr>
        <w:commentReference w:id="102"/>
      </w:r>
      <w:ins w:id="189" w:author="Workflow" w:date="2026-10-26T10:12:21Z">
        <w:r>
          <w:rPr/>
          <w:t xml:space="preserve"> (two runs each; 24- to 57-fold across pairs of runs)</w:t>
        </w:r>
      </w:ins>
      <w:r>
        <w:rPr/>
        <w:t>.</w:t>
      </w:r>
      <w:r>
        <w:rPr/>
        <w:t xml:space="preserve"> These ratios apply to these configurations and these inputs, rather than to OakVar generally.</w:t>
      </w:r>
      <w:commentRangeStart w:id="138"/>
      <w:r>
        <w:rPr/>
        <w:t xml:space="preserve"> A warm run took </w:t>
      </w:r>
      <w:ins w:id="190" w:author="Workflow" w:date="2026-10-26T10:12:21Z">
        <w:r>
          <w:rPr/>
          <w:t xml:space="preserve">a median of </w:t>
        </w:r>
      </w:ins>
      <w:commentRangeEnd w:id="49"/>
      <w:r>
        <w:rPr>
          <w:rStyle w:val="CommentReference"/>
        </w:rPr>
        <w:commentReference w:id="49"/>
      </w:r>
      <w:r>
        <w:rPr/>
        <w:t>16.3 s.</w:t>
      </w:r>
      <w:commentRangeEnd w:id="138"/>
      <w:r>
        <w:rPr>
          <w:rStyle w:val="CommentReference"/>
        </w:rPr>
        <w:commentReference w:id="138"/>
      </w:r>
    </w:p>
    <w:p>
      <w:r>
        <w:rPr/>
        <w:t>The benchmark used SSD storage and a workstation with 63 GiB RAM; it does not directly establish performance on a laptop or on rotational disks.</w:t>
      </w:r>
      <w:r>
        <w:rPr/>
        <w:t xml:space="preserve"> Peak memory of a Just-DNA-Lite run with Ensembl off was 2,054 to 2,270 MB on that call set across warm, full and cold runs and at most 4,525 MB on any genome (a cold run of Livia Zaharia's genome), against at most 4,611 MB for Generation I.</w:t>
      </w:r>
      <w:commentRangeStart w:id="87"/>
      <w:r>
        <w:rPr/>
        <w:t xml:space="preserve"> Supplementary Table S10 gives the full runs, and the repository's generated tables (</w:t>
      </w:r>
      <w:r>
        <w:rPr>
          <w:rFonts w:ascii="Consolas" w:hAnsi="Consolas"/>
        </w:rPr>
        <w:t>docs/manuscript/benchmarks/a3/tables.md</w:t>
      </w:r>
      <w:r>
        <w:rPr/>
        <w:t>) the warm and cold runs.</w:t>
      </w:r>
      <w:commentRangeEnd w:id="87"/>
      <w:r>
        <w:rPr>
          <w:rStyle w:val="CommentReference"/>
        </w:rPr>
        <w:commentReference w:id="87"/>
      </w:r>
      <w:r>
        <w:rPr/>
        <w:t xml:space="preserve"> With Ensembl annotation on, peak memory was 5,568 to 5,750 MB</w:t>
      </w:r>
      <w:commentRangeStart w:id="50"/>
      <w:ins w:id="191" w:author="Workflow" w:date="2026-10-26T10:12:21Z">
        <w:r>
          <w:rPr/>
          <w:t xml:space="preserve"> over all four such runs: the two Table 2 reports, a run on the first night and the second day's warm-up</w:t>
        </w:r>
      </w:ins>
      <w:commentRangeEnd w:id="50"/>
      <w:r>
        <w:rPr>
          <w:rStyle w:val="CommentReference"/>
        </w:rPr>
        <w:commentReference w:id="50"/>
      </w:r>
      <w:r>
        <w:rPr/>
        <w:t>.</w:t>
      </w:r>
    </w:p>
    <w:p>
      <w:commentRangeStart w:id="115"/>
      <w:r>
        <w:rPr/>
        <w:t>We benchmarked Just-DNA-Lite against the Generation I OakVar-based system on one workstation (Table S6).</w:t>
      </w:r>
      <w:commentRangeEnd w:id="115"/>
      <w:r>
        <w:rPr>
          <w:rStyle w:val="CommentReference"/>
        </w:rPr>
        <w:commentReference w:id="115"/>
      </w:r>
      <w:r>
        <w:rPr/>
        <w:t xml:space="preserve"> The main input was Anton Kulaga's published whole-genome call set (Zenodo record 18370498, CC0), also used for the PRS benchmark in Section 4.2.</w:t>
      </w:r>
      <w:r>
        <w:rPr/>
        <w:t xml:space="preserve"> Three more inputs vary the caller and the size: Livia Zaharia's public genome, called with DRAGEN (Behera et al., 2024; Zenodo record 19487816, CC</w:t>
      </w:r>
      <w:commentRangeStart w:id="51"/>
      <w:del w:id="192" w:author="Prose edit" w:date="2026-10-26T10:12:21Z">
        <w:r>
          <w:rPr/>
          <w:delText>-</w:delText>
        </w:r>
      </w:del>
      <w:r>
        <w:rPr/>
        <w:t xml:space="preserve"> BY</w:t>
      </w:r>
      <w:del w:id="193" w:author="Prose edit" w:date="2026-10-26T10:12:21Z">
        <w:r>
          <w:rPr/>
          <w:delText>-</w:delText>
        </w:r>
      </w:del>
      <w:commentRangeEnd w:id="51"/>
      <w:r>
        <w:rPr>
          <w:rStyle w:val="CommentReference"/>
        </w:rPr>
        <w:commentReference w:id="51"/>
      </w:r>
      <w:r>
        <w:rPr/>
        <w:t xml:space="preserve"> 4.0), the HG002 reference sample (Zook et al., 2016) as output by the DeepVariant 1.0.0 whole-genome case study (Poplin et al., 2018), and an earlier, unpublished call set of Anton Kulaga's genome (the 2023 call set), on which the earlier Generation I times were measured (Supplementary S2).</w:t>
      </w:r>
      <w:r>
        <w:rPr/>
        <w:t xml:space="preserve"> The benchmark scripts, the record of every run and the script that generates every benchmark table from them are in the repository (</w:t>
      </w:r>
      <w:r>
        <w:rPr>
          <w:rFonts w:ascii="Consolas" w:hAnsi="Consolas"/>
        </w:rPr>
        <w:t>docs/manuscript/benchmarks/a3/</w:t>
      </w:r>
      <w:r>
        <w:rPr/>
        <w:t>), so the benchmark can be reproduced on the three public genomes, for Generation I given an OakVar store account (Table S2).</w:t>
      </w:r>
    </w:p>
    <w:p>
      <w:r>
        <w:rPr/>
        <w:t xml:space="preserve">Generation II annotated each genome with the ten modules of Table 1, with Ensembl annotation off, in three modes: </w:t>
      </w:r>
      <w:r>
        <w:rPr>
          <w:i/>
        </w:rPr>
        <w:t>warm</w:t>
      </w:r>
      <w:r>
        <w:rPr/>
        <w:t xml:space="preserve"> runs reuse the sample's quality-filtered table, so the VCF is not read again; </w:t>
      </w:r>
      <w:r>
        <w:rPr>
          <w:i/>
        </w:rPr>
        <w:t>full</w:t>
      </w:r>
      <w:commentRangeStart w:id="116"/>
      <w:r>
        <w:rPr/>
        <w:t xml:space="preserve"> runs start from a fresh instance and read the VCF, as every OakVar run does, so they are the counterpart of an OakVar run (same VCF and same kind of report, not the same computation); </w:t>
      </w:r>
      <w:commentRangeEnd w:id="116"/>
      <w:r>
        <w:rPr>
          <w:rStyle w:val="CommentReference"/>
        </w:rPr>
        <w:commentReference w:id="116"/>
      </w:r>
      <w:r>
        <w:rPr>
          <w:i/>
        </w:rPr>
        <w:t>cold</w:t>
      </w:r>
      <w:r>
        <w:rPr/>
        <w:t xml:space="preserve"> runs are full runs after the operating system's page cache has been dropped.</w:t>
      </w:r>
      <w:r>
        <w:rPr/>
        <w:t xml:space="preserve"> Generation I, OakVar 2.13.1 with its modules and annotation databases installed from the OakVar store, ran three times on Anton Kulaga's published call set and once on his 2023 call set with the machine idle.</w:t>
      </w:r>
      <w:r>
        <w:rPr/>
        <w:t xml:space="preserve"> Both systems were also timed on a second day with the desktop in light use (Generation I on the 2023 call set and on Livia Zaharia's genome), and Generation I with its dbSNP annotator alone was timed against Generation II with Ensembl annotation on.</w:t>
      </w:r>
      <w:r>
        <w:rPr/>
        <w:t xml:space="preserve"> Supplementary S2 gives the run order and the Generation I setup.</w:t>
      </w:r>
    </w:p>
    <w:p>
      <w:r>
        <w:rPr>
          <w:b/>
        </w:rPr>
        <w:t>Table 2.</w:t>
      </w:r>
      <w:r>
        <w:rPr/>
        <w:t xml:space="preserve"> Annotation wall time, from command start to report written: Just-DNA-Lite (Generation II) vs OakVar (Generation I).</w:t>
      </w:r>
      <w:r>
        <w:rPr/>
        <w:t xml:space="preserve"> </w:t>
      </w:r>
      <w:r>
        <w:rPr>
          <w:i/>
        </w:rPr>
        <w:t>n</w:t>
      </w:r>
      <w:r>
        <w:rPr/>
        <w:t>, number of repeated runs</w:t>
      </w:r>
      <w:commentRangeStart w:id="52"/>
      <w:ins w:id="194" w:author="Workflow" w:date="2026-10-26T10:12:21Z">
        <w:r>
          <w:rPr/>
          <w:t>; SEM, standard error of the mean; SD, standard deviation.</w:t>
        </w:r>
      </w:ins>
      <w:ins w:id="195" w:author="Workflow" w:date="2026-10-26T10:12:21Z">
        <w:r>
          <w:rPr/>
          <w:t xml:space="preserve"> For the three genomes Generation I ran on, the ten full Generation II runs pool five made with the machine idle and five on a second day in light desktop use; most Generation I runs on the 2023 call set and Livia Zaharia's genome were also made in light use (Supplementary S2)</w:t>
        </w:r>
      </w:ins>
      <w:r>
        <w:rPr/>
        <w:t>.</w:t>
      </w:r>
      <w:commentRangeStart w:id="84"/>
      <w:r>
        <w:rPr/>
        <w:t xml:space="preserve"> The last column divides the median Generation I time by the median of the row; a </w:t>
      </w:r>
      <w:ins w:id="196" w:author="Workflow" w:date="2026-10-26T10:12:21Z">
        <w:r>
          <w:rPr/>
          <w:t xml:space="preserve">dash marks a row with no comparison: a </w:t>
        </w:r>
      </w:ins>
      <w:r>
        <w:rPr/>
        <w:t>warm run</w:t>
      </w:r>
      <w:ins w:id="197" w:author="Workflow" w:date="2026-10-26T10:12:21Z">
        <w:r>
          <w:rPr/>
          <w:t>, which</w:t>
        </w:r>
      </w:ins>
      <w:r>
        <w:rPr/>
        <w:t xml:space="preserve"> does not read the VCF, </w:t>
      </w:r>
      <w:del w:id="198" w:author="Workflow" w:date="2026-10-26T10:12:21Z">
        <w:r>
          <w:rPr/>
          <w:delText>so</w:delText>
        </w:r>
      </w:del>
      <w:ins w:id="199" w:author="Workflow" w:date="2026-10-26T10:12:21Z">
        <w:r>
          <w:rPr/>
          <w:t>or</w:t>
        </w:r>
      </w:ins>
      <w:r>
        <w:rPr/>
        <w:t xml:space="preserve"> </w:t>
      </w:r>
      <w:del w:id="200" w:author="Workflow" w:date="2026-10-26T10:12:21Z">
        <w:r>
          <w:rPr/>
          <w:delText>it</w:delText>
        </w:r>
      </w:del>
      <w:ins w:id="201" w:author="Workflow" w:date="2026-10-26T10:12:21Z">
        <w:r>
          <w:rPr/>
          <w:t>the</w:t>
        </w:r>
      </w:ins>
      <w:r>
        <w:rPr/>
        <w:t xml:space="preserve"> </w:t>
      </w:r>
      <w:del w:id="202" w:author="Workflow" w:date="2026-10-26T10:12:21Z">
        <w:r>
          <w:rPr/>
          <w:delText>is</w:delText>
        </w:r>
      </w:del>
      <w:ins w:id="203" w:author="Workflow" w:date="2026-10-26T10:12:21Z">
        <w:r>
          <w:rPr/>
          <w:t>HG002 genome, on which Generation I was</w:t>
        </w:r>
      </w:ins>
      <w:r>
        <w:rPr/>
        <w:t xml:space="preserve"> not </w:t>
      </w:r>
      <w:del w:id="204" w:author="Workflow" w:date="2026-10-26T10:12:21Z">
        <w:r>
          <w:rPr/>
          <w:delText>compared</w:delText>
        </w:r>
      </w:del>
      <w:ins w:id="205" w:author="Workflow" w:date="2026-10-26T10:12:21Z">
        <w:r>
          <w:rPr/>
          <w:t>run</w:t>
        </w:r>
      </w:ins>
      <w:commentRangeEnd w:id="52"/>
      <w:r>
        <w:rPr>
          <w:rStyle w:val="CommentReference"/>
        </w:rPr>
        <w:commentReference w:id="52"/>
      </w:r>
      <w:r>
        <w:rPr/>
        <w:t>.</w:t>
      </w:r>
      <w:commentRangeEnd w:id="84"/>
      <w:r>
        <w:rPr>
          <w:rStyle w:val="CommentReference"/>
        </w:rPr>
        <w:commentReference w:id="84"/>
      </w:r>
      <w:r>
        <w:rPr/>
        <w:t xml:space="preserve"> In the last section, the reference is Generation I with its dbSNP annotator alone, and the first run of each series is dropped as its warm-up.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Genome / run</w:t>
            </w:r>
          </w:p>
        </w:tc>
        <w:tc>
          <w:tcPr>
            <w:tcW w:type="dxa" w:w="1440"/>
          </w:tcPr>
          <w:p>
            <w:r>
              <w:rPr>
                <w:b/>
                <w:i/>
              </w:rPr>
              <w:t>n</w:t>
            </w:r>
          </w:p>
        </w:tc>
        <w:tc>
          <w:tcPr>
            <w:tcW w:type="dxa" w:w="1440"/>
          </w:tcPr>
          <w:p>
            <w:r>
              <w:rPr>
                <w:b/>
              </w:rPr>
              <w:t>Median (min–max), s</w:t>
            </w:r>
          </w:p>
        </w:tc>
        <w:tc>
          <w:tcPr>
            <w:tcW w:type="dxa" w:w="1440"/>
          </w:tcPr>
          <w:p>
            <w:r>
              <w:rPr>
                <w:b/>
              </w:rPr>
              <w:t>Mean ± SEM, s</w:t>
            </w:r>
          </w:p>
        </w:tc>
        <w:tc>
          <w:tcPr>
            <w:tcW w:type="dxa" w:w="1440"/>
          </w:tcPr>
          <w:p>
            <w:r>
              <w:rPr>
                <w:b/>
              </w:rPr>
              <w:t>SD, s</w:t>
            </w:r>
          </w:p>
        </w:tc>
        <w:tc>
          <w:tcPr>
            <w:tcW w:type="dxa" w:w="1440"/>
          </w:tcPr>
          <w:p>
            <w:r>
              <w:rPr>
                <w:b/>
              </w:rPr>
              <w:t>Generation I ÷ this (medians)</w:t>
            </w:r>
          </w:p>
        </w:tc>
      </w:tr>
      <w:tr>
        <w:tc>
          <w:tcPr>
            <w:tcW w:type="dxa" w:w="1440"/>
          </w:tcPr>
          <w:p>
            <w:r>
              <w:rPr>
                <w:b/>
              </w:rPr>
              <w:t>Anton Kulaga, published call set (Zenodo 18370498)</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t>Generation II, warm</w:t>
            </w:r>
          </w:p>
        </w:tc>
        <w:tc>
          <w:tcPr>
            <w:tcW w:type="dxa" w:w="1440"/>
          </w:tcPr>
          <w:p>
            <w:r>
              <w:rPr/>
              <w:t>11</w:t>
            </w:r>
          </w:p>
        </w:tc>
        <w:tc>
          <w:tcPr>
            <w:tcW w:type="dxa" w:w="1440"/>
          </w:tcPr>
          <w:p>
            <w:r>
              <w:rPr/>
              <w:t>16.3 (16.2–17.2)</w:t>
            </w:r>
          </w:p>
        </w:tc>
        <w:tc>
          <w:tcPr>
            <w:tcW w:type="dxa" w:w="1440"/>
          </w:tcPr>
          <w:p>
            <w:r>
              <w:rPr/>
              <w:t>16.4 ± 0.1</w:t>
            </w:r>
          </w:p>
        </w:tc>
        <w:tc>
          <w:tcPr>
            <w:tcW w:type="dxa" w:w="1440"/>
          </w:tcPr>
          <w:p>
            <w:r>
              <w:rPr/>
              <w:t>0.3</w:t>
            </w:r>
          </w:p>
        </w:tc>
        <w:tc>
          <w:tcPr>
            <w:tcW w:type="dxa" w:w="1440"/>
          </w:tcPr>
          <w:p>
            <w:r>
              <w:rPr/>
              <w:t>—</w:t>
            </w:r>
          </w:p>
        </w:tc>
      </w:tr>
      <w:tr>
        <w:tc>
          <w:tcPr>
            <w:tcW w:type="dxa" w:w="1440"/>
          </w:tcPr>
          <w:p>
            <w:r>
              <w:rPr/>
              <w:t>Generation II, full</w:t>
            </w:r>
          </w:p>
        </w:tc>
        <w:tc>
          <w:tcPr>
            <w:tcW w:type="dxa" w:w="1440"/>
          </w:tcPr>
          <w:p>
            <w:r>
              <w:rPr/>
              <w:t>10</w:t>
            </w:r>
          </w:p>
        </w:tc>
        <w:tc>
          <w:tcPr>
            <w:tcW w:type="dxa" w:w="1440"/>
          </w:tcPr>
          <w:p>
            <w:r>
              <w:rPr/>
              <w:t>33.2 (31.9–50.8)</w:t>
            </w:r>
          </w:p>
        </w:tc>
        <w:tc>
          <w:tcPr>
            <w:tcW w:type="dxa" w:w="1440"/>
          </w:tcPr>
          <w:p>
            <w:r>
              <w:rPr/>
              <w:t>35.2 ± 1.8</w:t>
            </w:r>
          </w:p>
        </w:tc>
        <w:tc>
          <w:tcPr>
            <w:tcW w:type="dxa" w:w="1440"/>
          </w:tcPr>
          <w:p>
            <w:r>
              <w:rPr/>
              <w:t>5.7</w:t>
            </w:r>
          </w:p>
        </w:tc>
        <w:tc>
          <w:tcPr>
            <w:tcW w:type="dxa" w:w="1440"/>
          </w:tcPr>
          <w:p>
            <w:r>
              <w:rPr/>
              <w:t>181×</w:t>
            </w:r>
          </w:p>
        </w:tc>
      </w:tr>
      <w:tr>
        <w:tc>
          <w:tcPr>
            <w:tcW w:type="dxa" w:w="1440"/>
          </w:tcPr>
          <w:p>
            <w:r>
              <w:rPr/>
              <w:t>Generation II, cold</w:t>
            </w:r>
          </w:p>
        </w:tc>
        <w:tc>
          <w:tcPr>
            <w:tcW w:type="dxa" w:w="1440"/>
          </w:tcPr>
          <w:p>
            <w:r>
              <w:rPr/>
              <w:t>3</w:t>
            </w:r>
          </w:p>
        </w:tc>
        <w:tc>
          <w:tcPr>
            <w:tcW w:type="dxa" w:w="1440"/>
          </w:tcPr>
          <w:p>
            <w:r>
              <w:rPr/>
              <w:t>35.9 (35.6–36.0)</w:t>
            </w:r>
          </w:p>
        </w:tc>
        <w:tc>
          <w:tcPr>
            <w:tcW w:type="dxa" w:w="1440"/>
          </w:tcPr>
          <w:p>
            <w:r>
              <w:rPr/>
              <w:t>35.9 ± 0.1</w:t>
            </w:r>
          </w:p>
        </w:tc>
        <w:tc>
          <w:tcPr>
            <w:tcW w:type="dxa" w:w="1440"/>
          </w:tcPr>
          <w:p>
            <w:r>
              <w:rPr/>
              <w:t>0.2</w:t>
            </w:r>
          </w:p>
        </w:tc>
        <w:tc>
          <w:tcPr>
            <w:tcW w:type="dxa" w:w="1440"/>
          </w:tcPr>
          <w:p>
            <w:r>
              <w:rPr/>
              <w:t>167×</w:t>
            </w:r>
          </w:p>
        </w:tc>
      </w:tr>
      <w:tr>
        <w:tc>
          <w:tcPr>
            <w:tcW w:type="dxa" w:w="1440"/>
          </w:tcPr>
          <w:p>
            <w:r>
              <w:rPr/>
              <w:t>Generation I (OakVar 2.13.1), full</w:t>
            </w:r>
          </w:p>
        </w:tc>
        <w:tc>
          <w:tcPr>
            <w:tcW w:type="dxa" w:w="1440"/>
          </w:tcPr>
          <w:p>
            <w:r>
              <w:rPr/>
              <w:t>3</w:t>
            </w:r>
          </w:p>
        </w:tc>
        <w:tc>
          <w:tcPr>
            <w:tcW w:type="dxa" w:w="1440"/>
          </w:tcPr>
          <w:p>
            <w:r>
              <w:rPr/>
              <w:t>6,005.4 (5,889.3–6,068.5)</w:t>
            </w:r>
          </w:p>
        </w:tc>
        <w:tc>
          <w:tcPr>
            <w:tcW w:type="dxa" w:w="1440"/>
          </w:tcPr>
          <w:p>
            <w:r>
              <w:rPr/>
              <w:t>5,987.7 ± 52.5</w:t>
            </w:r>
          </w:p>
        </w:tc>
        <w:tc>
          <w:tcPr>
            <w:tcW w:type="dxa" w:w="1440"/>
          </w:tcPr>
          <w:p>
            <w:r>
              <w:rPr/>
              <w:t>90.9</w:t>
            </w:r>
          </w:p>
        </w:tc>
        <w:tc>
          <w:tcPr>
            <w:tcW w:type="dxa" w:w="1440"/>
          </w:tcPr>
          <w:p>
            <w:r>
              <w:rPr/>
              <w:t>1× (ref.)</w:t>
            </w:r>
          </w:p>
        </w:tc>
      </w:tr>
      <w:tr>
        <w:tc>
          <w:tcPr>
            <w:tcW w:type="dxa" w:w="1440"/>
          </w:tcPr>
          <w:p>
            <w:r>
              <w:rPr>
                <w:b/>
              </w:rPr>
              <w:t>Livia Zaharia (Zenodo 19487816)</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t>Generation II, warm</w:t>
            </w:r>
          </w:p>
        </w:tc>
        <w:tc>
          <w:tcPr>
            <w:tcW w:type="dxa" w:w="1440"/>
          </w:tcPr>
          <w:p>
            <w:r>
              <w:rPr/>
              <w:t>11</w:t>
            </w:r>
          </w:p>
        </w:tc>
        <w:tc>
          <w:tcPr>
            <w:tcW w:type="dxa" w:w="1440"/>
          </w:tcPr>
          <w:p>
            <w:r>
              <w:rPr/>
              <w:t>20.2 (20.1–20.8)</w:t>
            </w:r>
          </w:p>
        </w:tc>
        <w:tc>
          <w:tcPr>
            <w:tcW w:type="dxa" w:w="1440"/>
          </w:tcPr>
          <w:p>
            <w:r>
              <w:rPr/>
              <w:t>20.3 ± 0.1</w:t>
            </w:r>
          </w:p>
        </w:tc>
        <w:tc>
          <w:tcPr>
            <w:tcW w:type="dxa" w:w="1440"/>
          </w:tcPr>
          <w:p>
            <w:r>
              <w:rPr/>
              <w:t>0.2</w:t>
            </w:r>
          </w:p>
        </w:tc>
        <w:tc>
          <w:tcPr>
            <w:tcW w:type="dxa" w:w="1440"/>
          </w:tcPr>
          <w:p>
            <w:r>
              <w:rPr/>
              <w:t>—</w:t>
            </w:r>
          </w:p>
        </w:tc>
      </w:tr>
      <w:tr>
        <w:tc>
          <w:tcPr>
            <w:tcW w:type="dxa" w:w="1440"/>
          </w:tcPr>
          <w:p>
            <w:r>
              <w:rPr/>
              <w:t>Generation II, full</w:t>
            </w:r>
          </w:p>
        </w:tc>
        <w:tc>
          <w:tcPr>
            <w:tcW w:type="dxa" w:w="1440"/>
          </w:tcPr>
          <w:p>
            <w:r>
              <w:rPr/>
              <w:t>10</w:t>
            </w:r>
          </w:p>
        </w:tc>
        <w:tc>
          <w:tcPr>
            <w:tcW w:type="dxa" w:w="1440"/>
          </w:tcPr>
          <w:p>
            <w:r>
              <w:rPr/>
              <w:t>65.1 (62.0–107.6)</w:t>
            </w:r>
          </w:p>
        </w:tc>
        <w:tc>
          <w:tcPr>
            <w:tcW w:type="dxa" w:w="1440"/>
          </w:tcPr>
          <w:p>
            <w:r>
              <w:rPr/>
              <w:t>72.7 ± 5.0</w:t>
            </w:r>
          </w:p>
        </w:tc>
        <w:tc>
          <w:tcPr>
            <w:tcW w:type="dxa" w:w="1440"/>
          </w:tcPr>
          <w:p>
            <w:r>
              <w:rPr/>
              <w:t>15.8</w:t>
            </w:r>
          </w:p>
        </w:tc>
        <w:tc>
          <w:tcPr>
            <w:tcW w:type="dxa" w:w="1440"/>
          </w:tcPr>
          <w:p>
            <w:r>
              <w:rPr/>
              <w:t>128×</w:t>
            </w:r>
          </w:p>
        </w:tc>
      </w:tr>
      <w:tr>
        <w:tc>
          <w:tcPr>
            <w:tcW w:type="dxa" w:w="1440"/>
          </w:tcPr>
          <w:p>
            <w:r>
              <w:rPr/>
              <w:t>Generation II, cold</w:t>
            </w:r>
          </w:p>
        </w:tc>
        <w:tc>
          <w:tcPr>
            <w:tcW w:type="dxa" w:w="1440"/>
          </w:tcPr>
          <w:p>
            <w:r>
              <w:rPr/>
              <w:t>3</w:t>
            </w:r>
          </w:p>
        </w:tc>
        <w:tc>
          <w:tcPr>
            <w:tcW w:type="dxa" w:w="1440"/>
          </w:tcPr>
          <w:p>
            <w:r>
              <w:rPr/>
              <w:t>65.6 (65.3–65.7)</w:t>
            </w:r>
          </w:p>
        </w:tc>
        <w:tc>
          <w:tcPr>
            <w:tcW w:type="dxa" w:w="1440"/>
          </w:tcPr>
          <w:p>
            <w:r>
              <w:rPr/>
              <w:t>65.5 ± 0.1</w:t>
            </w:r>
          </w:p>
        </w:tc>
        <w:tc>
          <w:tcPr>
            <w:tcW w:type="dxa" w:w="1440"/>
          </w:tcPr>
          <w:p>
            <w:r>
              <w:rPr/>
              <w:t>0.2</w:t>
            </w:r>
          </w:p>
        </w:tc>
        <w:tc>
          <w:tcPr>
            <w:tcW w:type="dxa" w:w="1440"/>
          </w:tcPr>
          <w:p>
            <w:r>
              <w:rPr/>
              <w:t>127×</w:t>
            </w:r>
          </w:p>
        </w:tc>
      </w:tr>
      <w:tr>
        <w:tc>
          <w:tcPr>
            <w:tcW w:type="dxa" w:w="1440"/>
          </w:tcPr>
          <w:p>
            <w:r>
              <w:rPr/>
              <w:t>Generation I (OakVar 2.13.1), full</w:t>
            </w:r>
          </w:p>
        </w:tc>
        <w:tc>
          <w:tcPr>
            <w:tcW w:type="dxa" w:w="1440"/>
          </w:tcPr>
          <w:p>
            <w:r>
              <w:rPr/>
              <w:t>3</w:t>
            </w:r>
          </w:p>
        </w:tc>
        <w:tc>
          <w:tcPr>
            <w:tcW w:type="dxa" w:w="1440"/>
          </w:tcPr>
          <w:p>
            <w:r>
              <w:rPr/>
              <w:t>8,337.6 (8,325.7–10,627.7)</w:t>
            </w:r>
          </w:p>
        </w:tc>
        <w:tc>
          <w:tcPr>
            <w:tcW w:type="dxa" w:w="1440"/>
          </w:tcPr>
          <w:p>
            <w:r>
              <w:rPr/>
              <w:t>9,097.0 ± 765.4</w:t>
            </w:r>
          </w:p>
        </w:tc>
        <w:tc>
          <w:tcPr>
            <w:tcW w:type="dxa" w:w="1440"/>
          </w:tcPr>
          <w:p>
            <w:r>
              <w:rPr/>
              <w:t>1,325.6</w:t>
            </w:r>
          </w:p>
        </w:tc>
        <w:tc>
          <w:tcPr>
            <w:tcW w:type="dxa" w:w="1440"/>
          </w:tcPr>
          <w:p>
            <w:r>
              <w:rPr/>
              <w:t>1× (ref.)</w:t>
            </w:r>
          </w:p>
        </w:tc>
      </w:tr>
      <w:tr>
        <w:tc>
          <w:tcPr>
            <w:tcW w:type="dxa" w:w="1440"/>
          </w:tcPr>
          <w:p>
            <w:r>
              <w:rPr>
                <w:b/>
              </w:rPr>
              <w:t>Community reference (HG002, DeepVariant case study)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t>Generation II, warm</w:t>
            </w:r>
          </w:p>
        </w:tc>
        <w:tc>
          <w:tcPr>
            <w:tcW w:type="dxa" w:w="1440"/>
          </w:tcPr>
          <w:p>
            <w:r>
              <w:rPr/>
              <w:t>11</w:t>
            </w:r>
          </w:p>
        </w:tc>
        <w:tc>
          <w:tcPr>
            <w:tcW w:type="dxa" w:w="1440"/>
          </w:tcPr>
          <w:p>
            <w:r>
              <w:rPr/>
              <w:t>17.0 (16.9–17.2)</w:t>
            </w:r>
          </w:p>
        </w:tc>
        <w:tc>
          <w:tcPr>
            <w:tcW w:type="dxa" w:w="1440"/>
          </w:tcPr>
          <w:p>
            <w:r>
              <w:rPr/>
              <w:t>17.0 ± 0.0</w:t>
            </w:r>
          </w:p>
        </w:tc>
        <w:tc>
          <w:tcPr>
            <w:tcW w:type="dxa" w:w="1440"/>
          </w:tcPr>
          <w:p>
            <w:r>
              <w:rPr/>
              <w:t>0.1</w:t>
            </w:r>
          </w:p>
        </w:tc>
        <w:tc>
          <w:tcPr>
            <w:tcW w:type="dxa" w:w="1440"/>
          </w:tcPr>
          <w:p>
            <w:r>
              <w:rPr/>
              <w:t>—</w:t>
            </w:r>
          </w:p>
        </w:tc>
      </w:tr>
      <w:tr>
        <w:tc>
          <w:tcPr>
            <w:tcW w:type="dxa" w:w="1440"/>
          </w:tcPr>
          <w:p>
            <w:r>
              <w:rPr/>
              <w:t>Generation II, full</w:t>
            </w:r>
          </w:p>
        </w:tc>
        <w:tc>
          <w:tcPr>
            <w:tcW w:type="dxa" w:w="1440"/>
          </w:tcPr>
          <w:p>
            <w:r>
              <w:rPr/>
              <w:t>5</w:t>
            </w:r>
          </w:p>
        </w:tc>
        <w:tc>
          <w:tcPr>
            <w:tcW w:type="dxa" w:w="1440"/>
          </w:tcPr>
          <w:p>
            <w:r>
              <w:rPr/>
              <w:t>38.4 (38.2–38.5)</w:t>
            </w:r>
          </w:p>
        </w:tc>
        <w:tc>
          <w:tcPr>
            <w:tcW w:type="dxa" w:w="1440"/>
          </w:tcPr>
          <w:p>
            <w:r>
              <w:rPr/>
              <w:t>38.3 ± 0.1</w:t>
            </w:r>
          </w:p>
        </w:tc>
        <w:tc>
          <w:tcPr>
            <w:tcW w:type="dxa" w:w="1440"/>
          </w:tcPr>
          <w:p>
            <w:r>
              <w:rPr/>
              <w:t>0.1</w:t>
            </w:r>
          </w:p>
        </w:tc>
        <w:tc>
          <w:tcPr>
            <w:tcW w:type="dxa" w:w="1440"/>
          </w:tcPr>
          <w:p>
            <w:r>
              <w:rPr/>
              <w:t>—</w:t>
            </w:r>
          </w:p>
        </w:tc>
      </w:tr>
      <w:tr>
        <w:tc>
          <w:tcPr>
            <w:tcW w:type="dxa" w:w="1440"/>
          </w:tcPr>
          <w:p>
            <w:r>
              <w:rPr/>
              <w:t>Generation II, cold</w:t>
            </w:r>
          </w:p>
        </w:tc>
        <w:tc>
          <w:tcPr>
            <w:tcW w:type="dxa" w:w="1440"/>
          </w:tcPr>
          <w:p>
            <w:r>
              <w:rPr/>
              <w:t>3</w:t>
            </w:r>
          </w:p>
        </w:tc>
        <w:tc>
          <w:tcPr>
            <w:tcW w:type="dxa" w:w="1440"/>
          </w:tcPr>
          <w:p>
            <w:r>
              <w:rPr/>
              <w:t>41.9 (41.7–42.0)</w:t>
            </w:r>
          </w:p>
        </w:tc>
        <w:tc>
          <w:tcPr>
            <w:tcW w:type="dxa" w:w="1440"/>
          </w:tcPr>
          <w:p>
            <w:r>
              <w:rPr/>
              <w:t>41.8 ± 0.1</w:t>
            </w:r>
          </w:p>
        </w:tc>
        <w:tc>
          <w:tcPr>
            <w:tcW w:type="dxa" w:w="1440"/>
          </w:tcPr>
          <w:p>
            <w:r>
              <w:rPr/>
              <w:t>0.2</w:t>
            </w:r>
          </w:p>
        </w:tc>
        <w:tc>
          <w:tcPr>
            <w:tcW w:type="dxa" w:w="1440"/>
          </w:tcPr>
          <w:p>
            <w:r>
              <w:rPr/>
              <w:t>—</w:t>
            </w:r>
          </w:p>
        </w:tc>
      </w:tr>
      <w:tr>
        <w:tc>
          <w:tcPr>
            <w:tcW w:type="dxa" w:w="1440"/>
          </w:tcPr>
          <w:p>
            <w:r>
              <w:rPr>
                <w:b/>
              </w:rPr>
              <w:t>Anton Kulaga, 2023 call set (unpublished)</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t>Generation II, warm</w:t>
            </w:r>
          </w:p>
        </w:tc>
        <w:tc>
          <w:tcPr>
            <w:tcW w:type="dxa" w:w="1440"/>
          </w:tcPr>
          <w:p>
            <w:r>
              <w:rPr/>
              <w:t>11</w:t>
            </w:r>
          </w:p>
        </w:tc>
        <w:tc>
          <w:tcPr>
            <w:tcW w:type="dxa" w:w="1440"/>
          </w:tcPr>
          <w:p>
            <w:r>
              <w:rPr/>
              <w:t>16.2 (16.1–16.4)</w:t>
            </w:r>
          </w:p>
        </w:tc>
        <w:tc>
          <w:tcPr>
            <w:tcW w:type="dxa" w:w="1440"/>
          </w:tcPr>
          <w:p>
            <w:r>
              <w:rPr/>
              <w:t>16.2 ± 0.0</w:t>
            </w:r>
          </w:p>
        </w:tc>
        <w:tc>
          <w:tcPr>
            <w:tcW w:type="dxa" w:w="1440"/>
          </w:tcPr>
          <w:p>
            <w:r>
              <w:rPr/>
              <w:t>0.1</w:t>
            </w:r>
          </w:p>
        </w:tc>
        <w:tc>
          <w:tcPr>
            <w:tcW w:type="dxa" w:w="1440"/>
          </w:tcPr>
          <w:p>
            <w:r>
              <w:rPr/>
              <w:t>—</w:t>
            </w:r>
          </w:p>
        </w:tc>
      </w:tr>
      <w:tr>
        <w:tc>
          <w:tcPr>
            <w:tcW w:type="dxa" w:w="1440"/>
          </w:tcPr>
          <w:p>
            <w:r>
              <w:rPr/>
              <w:t>Generation II, full</w:t>
            </w:r>
          </w:p>
        </w:tc>
        <w:tc>
          <w:tcPr>
            <w:tcW w:type="dxa" w:w="1440"/>
          </w:tcPr>
          <w:p>
            <w:r>
              <w:rPr/>
              <w:t>10</w:t>
            </w:r>
          </w:p>
        </w:tc>
        <w:tc>
          <w:tcPr>
            <w:tcW w:type="dxa" w:w="1440"/>
          </w:tcPr>
          <w:p>
            <w:r>
              <w:rPr/>
              <w:t>33.7 (33.0–105.0)</w:t>
            </w:r>
          </w:p>
        </w:tc>
        <w:tc>
          <w:tcPr>
            <w:tcW w:type="dxa" w:w="1440"/>
          </w:tcPr>
          <w:p>
            <w:r>
              <w:rPr/>
              <w:t>54.4 ± 9.2</w:t>
            </w:r>
          </w:p>
        </w:tc>
        <w:tc>
          <w:tcPr>
            <w:tcW w:type="dxa" w:w="1440"/>
          </w:tcPr>
          <w:p>
            <w:r>
              <w:rPr/>
              <w:t>29.2</w:t>
            </w:r>
          </w:p>
        </w:tc>
        <w:tc>
          <w:tcPr>
            <w:tcW w:type="dxa" w:w="1440"/>
          </w:tcPr>
          <w:p>
            <w:r>
              <w:rPr/>
              <w:t>231×</w:t>
            </w:r>
          </w:p>
        </w:tc>
      </w:tr>
      <w:tr>
        <w:tc>
          <w:tcPr>
            <w:tcW w:type="dxa" w:w="1440"/>
          </w:tcPr>
          <w:p>
            <w:r>
              <w:rPr/>
              <w:t>Generation II, cold</w:t>
            </w:r>
          </w:p>
        </w:tc>
        <w:tc>
          <w:tcPr>
            <w:tcW w:type="dxa" w:w="1440"/>
          </w:tcPr>
          <w:p>
            <w:r>
              <w:rPr/>
              <w:t>3</w:t>
            </w:r>
          </w:p>
        </w:tc>
        <w:tc>
          <w:tcPr>
            <w:tcW w:type="dxa" w:w="1440"/>
          </w:tcPr>
          <w:p>
            <w:r>
              <w:rPr/>
              <w:t>36.7 (36.7–36.9)</w:t>
            </w:r>
          </w:p>
        </w:tc>
        <w:tc>
          <w:tcPr>
            <w:tcW w:type="dxa" w:w="1440"/>
          </w:tcPr>
          <w:p>
            <w:r>
              <w:rPr/>
              <w:t>36.7 ± 0.1</w:t>
            </w:r>
          </w:p>
        </w:tc>
        <w:tc>
          <w:tcPr>
            <w:tcW w:type="dxa" w:w="1440"/>
          </w:tcPr>
          <w:p>
            <w:r>
              <w:rPr/>
              <w:t>0.1</w:t>
            </w:r>
          </w:p>
        </w:tc>
        <w:tc>
          <w:tcPr>
            <w:tcW w:type="dxa" w:w="1440"/>
          </w:tcPr>
          <w:p>
            <w:r>
              <w:rPr/>
              <w:t>212×</w:t>
            </w:r>
          </w:p>
        </w:tc>
      </w:tr>
      <w:tr>
        <w:tc>
          <w:tcPr>
            <w:tcW w:type="dxa" w:w="1440"/>
          </w:tcPr>
          <w:p>
            <w:r>
              <w:rPr/>
              <w:t>Generation I (OakVar 2.13.1), full</w:t>
            </w:r>
          </w:p>
        </w:tc>
        <w:tc>
          <w:tcPr>
            <w:tcW w:type="dxa" w:w="1440"/>
          </w:tcPr>
          <w:p>
            <w:r>
              <w:rPr/>
              <w:t>3</w:t>
            </w:r>
          </w:p>
        </w:tc>
        <w:tc>
          <w:tcPr>
            <w:tcW w:type="dxa" w:w="1440"/>
          </w:tcPr>
          <w:p>
            <w:r>
              <w:rPr/>
              <w:t>7,785.3 (5,995.5–8,281.0)</w:t>
            </w:r>
          </w:p>
        </w:tc>
        <w:tc>
          <w:tcPr>
            <w:tcW w:type="dxa" w:w="1440"/>
          </w:tcPr>
          <w:p>
            <w:r>
              <w:rPr/>
              <w:t>7,353.9 ± 694.1</w:t>
            </w:r>
          </w:p>
        </w:tc>
        <w:tc>
          <w:tcPr>
            <w:tcW w:type="dxa" w:w="1440"/>
          </w:tcPr>
          <w:p>
            <w:r>
              <w:rPr/>
              <w:t>1,202.2</w:t>
            </w:r>
          </w:p>
        </w:tc>
        <w:tc>
          <w:tcPr>
            <w:tcW w:type="dxa" w:w="1440"/>
          </w:tcPr>
          <w:p>
            <w:r>
              <w:rPr/>
              <w:t>1× (ref.)</w:t>
            </w:r>
          </w:p>
        </w:tc>
      </w:tr>
      <w:tr>
        <w:tc>
          <w:tcPr>
            <w:tcW w:type="dxa" w:w="1440"/>
          </w:tcPr>
          <w:p>
            <w:r>
              <w:rPr>
                <w:b/>
              </w:rPr>
              <w:t>Anton Kulaga, published call set, against a whole-genome reference database (first run of each dropped)</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t>Generation II, full + Ensembl</w:t>
            </w:r>
          </w:p>
        </w:tc>
        <w:tc>
          <w:tcPr>
            <w:tcW w:type="dxa" w:w="1440"/>
          </w:tcPr>
          <w:p>
            <w:r>
              <w:rPr/>
              <w:t>2</w:t>
            </w:r>
          </w:p>
        </w:tc>
        <w:tc>
          <w:tcPr>
            <w:tcW w:type="dxa" w:w="1440"/>
          </w:tcPr>
          <w:p>
            <w:r>
              <w:rPr/>
              <w:t>103.1 (64.2–142.0)</w:t>
            </w:r>
          </w:p>
        </w:tc>
        <w:tc>
          <w:tcPr>
            <w:tcW w:type="dxa" w:w="1440"/>
          </w:tcPr>
          <w:p>
            <w:r>
              <w:rPr/>
              <w:t>103.1 ± 38.9</w:t>
            </w:r>
          </w:p>
        </w:tc>
        <w:tc>
          <w:tcPr>
            <w:tcW w:type="dxa" w:w="1440"/>
          </w:tcPr>
          <w:p>
            <w:r>
              <w:rPr/>
              <w:t>55.0</w:t>
            </w:r>
          </w:p>
        </w:tc>
        <w:tc>
          <w:tcPr>
            <w:tcW w:type="dxa" w:w="1440"/>
          </w:tcPr>
          <w:p>
            <w:r>
              <w:rPr/>
              <w:t>34×</w:t>
            </w:r>
          </w:p>
        </w:tc>
      </w:tr>
      <w:tr>
        <w:tc>
          <w:tcPr>
            <w:tcW w:type="dxa" w:w="1440"/>
          </w:tcPr>
          <w:p>
            <w:r>
              <w:rPr/>
              <w:t>Generation I (OakVar 2.13.1), dbSNP only</w:t>
            </w:r>
          </w:p>
        </w:tc>
        <w:tc>
          <w:tcPr>
            <w:tcW w:type="dxa" w:w="1440"/>
          </w:tcPr>
          <w:p>
            <w:r>
              <w:rPr/>
              <w:t>2</w:t>
            </w:r>
          </w:p>
        </w:tc>
        <w:tc>
          <w:tcPr>
            <w:tcW w:type="dxa" w:w="1440"/>
          </w:tcPr>
          <w:p>
            <w:r>
              <w:rPr/>
              <w:t>3,537.2 (3,446.8–3,627.5)</w:t>
            </w:r>
          </w:p>
        </w:tc>
        <w:tc>
          <w:tcPr>
            <w:tcW w:type="dxa" w:w="1440"/>
          </w:tcPr>
          <w:p>
            <w:r>
              <w:rPr/>
              <w:t>3,537.2 ± 90.3</w:t>
            </w:r>
          </w:p>
        </w:tc>
        <w:tc>
          <w:tcPr>
            <w:tcW w:type="dxa" w:w="1440"/>
          </w:tcPr>
          <w:p>
            <w:r>
              <w:rPr/>
              <w:t>127.8</w:t>
            </w:r>
          </w:p>
        </w:tc>
        <w:tc>
          <w:tcPr>
            <w:tcW w:type="dxa" w:w="1440"/>
          </w:tcPr>
          <w:p>
            <w:r>
              <w:rPr/>
              <w:t>1× (ref.)</w:t>
            </w:r>
          </w:p>
        </w:tc>
      </w:tr>
    </w:tbl>
    <w:p>
      <w:pPr>
        <w:pStyle w:val="Heading2"/>
      </w:pPr>
      <w:r>
        <w:rPr>
          <w:b/>
        </w:rPr>
        <w:t>4.2 PRS Computation</w:t>
      </w:r>
    </w:p>
    <w:p>
      <w:r>
        <w:rPr/>
        <w:t>The two just-prs engines agreed closely on the benchmark genome, while agreement with PLINK2 depended on how variants were matched.</w:t>
      </w:r>
      <w:commentRangeStart w:id="171"/>
      <w:r>
        <w:rPr/>
        <w:t xml:space="preserve"> The allele-aware rerun is reported first</w:t>
      </w:r>
      <w:commentRangeEnd w:id="171"/>
      <w:r>
        <w:rPr>
          <w:rStyle w:val="CommentReference"/>
        </w:rPr>
        <w:commentReference w:id="171"/>
      </w:r>
      <w:commentRangeStart w:id="53"/>
      <w:del w:id="206" w:author="Story" w:date="2026-10-26T10:12:21Z">
        <w:r>
          <w:rPr/>
          <w:delText>;</w:delText>
        </w:r>
      </w:del>
      <w:ins w:id="207" w:author="Story" w:date="2026-10-26T10:12:21Z">
        <w:r>
          <w:rPr/>
          <w:t>.</w:t>
        </w:r>
      </w:ins>
      <w:ins w:id="208" w:author="Story" w:date="2026-10-26T10:12:21Z">
        <w:r>
          <w:rPr/>
          <w:t xml:space="preserve"> The earlier benchmark, which matched genotypes by position alone, is kept in</w:t>
        </w:r>
      </w:ins>
      <w:r>
        <w:rPr/>
        <w:t xml:space="preserve"> Tables 3 and 4 </w:t>
      </w:r>
      <w:del w:id="209" w:author="Story" w:date="2026-10-26T10:12:21Z">
        <w:r>
          <w:rPr/>
          <w:delText>retain</w:delText>
        </w:r>
      </w:del>
      <w:ins w:id="210" w:author="Story" w:date="2026-10-26T10:12:21Z">
        <w:r>
          <w:rPr/>
          <w:t>and</w:t>
        </w:r>
      </w:ins>
      <w:r>
        <w:rPr/>
        <w:t xml:space="preserve"> the </w:t>
      </w:r>
      <w:del w:id="211" w:author="Story" w:date="2026-10-26T10:12:21Z">
        <w:r>
          <w:rPr/>
          <w:delText>earlier</w:delText>
        </w:r>
      </w:del>
      <w:ins w:id="212" w:author="Story" w:date="2026-10-26T10:12:21Z">
        <w:r>
          <w:rPr/>
          <w:t>paragraphs</w:t>
        </w:r>
      </w:ins>
      <w:r>
        <w:rPr/>
        <w:t xml:space="preserve"> </w:t>
      </w:r>
      <w:del w:id="213" w:author="Story" w:date="2026-10-26T10:12:21Z">
        <w:r>
          <w:rPr/>
          <w:delText>benchmark</w:delText>
        </w:r>
      </w:del>
      <w:ins w:id="214" w:author="Story" w:date="2026-10-26T10:12:21Z">
        <w:r>
          <w:rPr/>
          <w:t>that discuss them,</w:t>
        </w:r>
      </w:ins>
      <w:commentRangeEnd w:id="53"/>
      <w:r>
        <w:rPr>
          <w:rStyle w:val="CommentReference"/>
        </w:rPr>
        <w:commentReference w:id="53"/>
      </w:r>
      <w:r>
        <w:rPr/>
        <w:t xml:space="preserve"> so that its results remain traceable to the recorded protocol.</w:t>
      </w:r>
    </w:p>
    <w:p>
      <w:r>
        <w:rPr/>
        <w:t>We benchmarked just-prs's DuckDB and Polars engines against the external tool PLINK2 (Chang et al., 2015) on 100 PGS Catalog scores (listed in Supplementary S3) using Anton Kulaga's published whole-genome VCF of Section 4.1 (4,661,444 records with FILTER PASS or unset, GRCh38; Zenodo 18370498).</w:t>
      </w:r>
      <w:r>
        <w:rPr/>
        <w:t xml:space="preserve"> Engines, timing and memory measurement are those of the benchmark script of just-prs 0.10.1, run through a harness described in Supplementary S3</w:t>
      </w:r>
      <w:commentRangeStart w:id="54"/>
      <w:ins w:id="215" w:author="Workflow" w:date="2026-10-26T10:12:21Z">
        <w:r>
          <w:rPr/>
          <w:t xml:space="preserve"> on the workstation of Table S6</w:t>
        </w:r>
      </w:ins>
      <w:commentRangeEnd w:id="54"/>
      <w:r>
        <w:rPr>
          <w:rStyle w:val="CommentReference"/>
        </w:rPr>
        <w:commentReference w:id="54"/>
      </w:r>
      <w:commentRangeStart w:id="55"/>
      <w:del w:id="216" w:author="Story" w:date="2026-10-26T10:12:21Z">
        <w:r>
          <w:rPr/>
          <w:delText>;</w:delText>
        </w:r>
      </w:del>
      <w:ins w:id="217" w:author="Story" w:date="2026-10-26T10:12:21Z">
        <w:r>
          <w:rPr/>
          <w:t>.</w:t>
        </w:r>
      </w:ins>
      <w:r>
        <w:rPr/>
        <w:t xml:space="preserve"> </w:t>
      </w:r>
      <w:del w:id="218" w:author="Story" w:date="2026-10-26T10:12:21Z">
        <w:r>
          <w:rPr/>
          <w:delText>each</w:delText>
        </w:r>
      </w:del>
      <w:ins w:id="219" w:author="Story" w:date="2026-10-26T10:12:21Z">
        <w:r>
          <w:rPr/>
          <w:t>Each</w:t>
        </w:r>
      </w:ins>
      <w:commentRangeEnd w:id="55"/>
      <w:r>
        <w:rPr>
          <w:rStyle w:val="CommentReference"/>
        </w:rPr>
        <w:commentReference w:id="55"/>
      </w:r>
      <w:r>
        <w:rPr/>
        <w:t xml:space="preserve"> observation is a different scoring model applied to the same individual.</w:t>
      </w:r>
      <w:r>
        <w:rPr/>
        <w:t xml:space="preserve"> just-prs 0.10.1 matched genotypes by position alone; the allele check of Section 3.2 came in 0.10.2, and the rerun below uses that check.</w:t>
      </w:r>
    </w:p>
    <w:p>
      <w:commentRangeStart w:id="56"/>
      <w:commentRangeStart w:id="143"/>
      <w:del w:id="220" w:author="Prose edit" w:date="2026-10-26T10:12:21Z">
        <w:r>
          <w:rPr/>
          <w:delText>just-prs 0.10.2 replaced the position match with the allele check of Section 3.2.</w:delText>
        </w:r>
      </w:del>
      <w:commentRangeEnd w:id="143"/>
      <w:r>
        <w:rPr>
          <w:rStyle w:val="CommentReference"/>
        </w:rPr>
        <w:commentReference w:id="143"/>
      </w:r>
      <w:del w:id="221" w:author="Prose edit" w:date="2026-10-26T10:12:21Z">
        <w:r>
          <w:rPr/>
          <w:delText xml:space="preserve"> </w:delText>
        </w:r>
      </w:del>
      <w:r>
        <w:rPr/>
        <w:t xml:space="preserve">The just-prs project reran the same 100 scores on the same genome with </w:t>
      </w:r>
      <w:del w:id="222" w:author="Prose edit" w:date="2026-10-26T10:12:21Z">
        <w:r>
          <w:rPr/>
          <w:delText>it</w:delText>
        </w:r>
      </w:del>
      <w:ins w:id="223" w:author="Prose edit" w:date="2026-10-26T10:12:21Z">
        <w:r>
          <w:rPr/>
          <w:t>just-prs 0.10.2</w:t>
        </w:r>
      </w:ins>
      <w:commentRangeEnd w:id="56"/>
      <w:r>
        <w:rPr>
          <w:rStyle w:val="CommentReference"/>
        </w:rPr>
        <w:commentReference w:id="56"/>
      </w:r>
      <w:r>
        <w:rPr/>
        <w:t>, against the same PLINK2 build reading the PASS records; both tools read chromosomes 1 to 22 only.</w:t>
      </w:r>
      <w:r>
        <w:rPr/>
        <w:t xml:space="preserve"> Against PLINK2, Pearson </w:t>
      </w:r>
      <w:r>
        <w:rPr>
          <w:i/>
        </w:rPr>
        <w:t>r</w:t>
      </w:r>
      <w:r>
        <w:rPr/>
        <w:t xml:space="preserve"> was 0.99999996 and the largest score difference 0.049, for DuckDB and Polars alike; median runtimes were 0.082 s (DuckDB), 0.309 s (Polars) and 0.602 s (PLINK2).</w:t>
      </w:r>
      <w:r>
        <w:rPr/>
        <w:t xml:space="preserve"> Of the remaining absolute difference, 92% came from 30 scores at multi-allelic sites where the effect or other allele is the second or a later alternate allele, and 8% from 15 scores at SNVs where the sample carries a third allele beside the effect allele and just-prs counts the one effect-allele copy.</w:t>
      </w:r>
      <w:commentRangeStart w:id="172"/>
      <w:r>
        <w:rPr/>
        <w:t xml:space="preserve"> Tables 3 and 4 keep the 0.10.1 run, which used the harness and the fixed list of scores in Supplementary S3.</w:t>
      </w:r>
      <w:commentRangeEnd w:id="172"/>
      <w:r>
        <w:rPr>
          <w:rStyle w:val="CommentReference"/>
        </w:rPr>
        <w:commentReference w:id="172"/>
      </w:r>
    </w:p>
    <w:p>
      <w:r>
        <w:rPr/>
        <w:t xml:space="preserve">PLINK2 was given two inputs, described in Supplementary S3: the </w:t>
      </w:r>
      <w:r>
        <w:rPr>
          <w:i/>
        </w:rPr>
        <w:t>original</w:t>
      </w:r>
      <w:r>
        <w:rPr/>
        <w:t xml:space="preserve"> input that the just-prs benchmark script builds, and a </w:t>
      </w:r>
      <w:r>
        <w:rPr>
          <w:i/>
        </w:rPr>
        <w:t>fixed</w:t>
      </w:r>
      <w:r>
        <w:rPr/>
        <w:t xml:space="preserve"> input built from the same records just-prs reads, with identifiers for every candidate other allele.</w:t>
      </w:r>
      <w:r>
        <w:rPr/>
        <w:t xml:space="preserve"> Table 3 reports the fixed input; Table 4 reports both.</w:t>
      </w:r>
      <w:commentRangeStart w:id="127"/>
      <w:r>
        <w:rPr/>
        <w:t xml:space="preserve"> PLINK2's time excludes preparing its score file, as in the just-prs script; including it moves PLINK2's median from 0.602 s to 0.604 s (Table 3).</w:t>
      </w:r>
      <w:commentRangeEnd w:id="127"/>
      <w:r>
        <w:rPr>
          <w:rStyle w:val="CommentReference"/>
        </w:rPr>
        <w:commentReference w:id="127"/>
      </w:r>
    </w:p>
    <w:p>
      <w:r>
        <w:rPr>
          <w:b/>
        </w:rPr>
        <w:t>Table 3.</w:t>
      </w:r>
      <w:commentRangeStart w:id="159"/>
      <w:r>
        <w:rPr/>
        <w:t xml:space="preserve"> Runtime of PRS computation engines (seconds per PGS ID)</w:t>
      </w:r>
      <w:commentRangeStart w:id="57"/>
      <w:ins w:id="224" w:author="Workflow" w:date="2026-10-26T10:12:21Z">
        <w:r>
          <w:rPr/>
          <w:t xml:space="preserve"> in the just-prs 0.10.1 benchmark</w:t>
        </w:r>
      </w:ins>
      <w:r>
        <w:rPr/>
        <w:t>, fixed PLINK2 input</w:t>
      </w:r>
      <w:ins w:id="225" w:author="Workflow" w:date="2026-10-26T10:12:21Z">
        <w:r>
          <w:rPr/>
          <w:t>; the text reports the 0.10.2 rerun</w:t>
        </w:r>
      </w:ins>
      <w:commentRangeEnd w:id="57"/>
      <w:r>
        <w:rPr>
          <w:rStyle w:val="CommentReference"/>
        </w:rPr>
        <w:commentReference w:id="57"/>
      </w:r>
      <w:r>
        <w:rPr/>
        <w:t>.</w:t>
      </w:r>
      <w:commentRangeEnd w:id="159"/>
      <w:r>
        <w:rPr>
          <w:rStyle w:val="CommentReference"/>
        </w:rPr>
        <w:commentReference w:id="159"/>
      </w:r>
      <w:r>
        <w:rPr/>
        <w:t xml:space="preserve"> "Excl." excludes the 7 PGS IDs with ≥ 1M variants.</w:t>
      </w:r>
      <w:commentRangeStart w:id="157"/>
      <w:r>
        <w:rPr/>
        <w:t xml:space="preserve"> The speedup is PLINK2's median divided by the engine's; the median of the per-score ratios is shown beside it.</w:t>
      </w:r>
      <w:commentRangeEnd w:id="157"/>
      <w:r>
        <w:rPr>
          <w:rStyle w:val="CommentReference"/>
        </w:rPr>
        <w:commentReference w:id="157"/>
      </w:r>
      <w:commentRangeStart w:id="58"/>
      <w:ins w:id="226" w:author="Workflow" w:date="2026-10-26T10:12:21Z">
        <w:r>
          <w:rPr/>
          <w:t xml:space="preserve"> PLINK2 runs as a separate process whose end the harness notices only at its next memory sample, taken every 0.1 s, so its times can exceed the true run time by up to 0.1 s (90 of its 100 times are 0.602 s, here and in the 0.10.2 rerun); its median therefore lies between about 0.50 and 0.60 s, and the speedups between about 6.2× and 7.4× for DuckDB and between 1.6× and 2.0× for Polars.</w:t>
        </w:r>
      </w:ins>
      <w:commentRangeEnd w:id="58"/>
      <w:r>
        <w:rPr>
          <w:rStyle w:val="CommentReference"/>
        </w:rPr>
        <w:commentReference w:id="58"/>
      </w:r>
      <w:r>
        <w:rPr/>
        <w:t xml:space="preserve"> With the original input, PLINK2 stopped on the four largest scores (Supplementary S3).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Engine</w:t>
            </w:r>
          </w:p>
        </w:tc>
        <w:tc>
          <w:tcPr>
            <w:tcW w:type="dxa" w:w="1234"/>
          </w:tcPr>
          <w:p>
            <w:r>
              <w:rPr>
                <w:b/>
                <w:i/>
              </w:rPr>
              <w:t>N</w:t>
            </w:r>
            <w:r>
              <w:rPr>
                <w:b/>
              </w:rPr>
              <w:t xml:space="preserve"> scored</w:t>
            </w:r>
          </w:p>
        </w:tc>
        <w:tc>
          <w:tcPr>
            <w:tcW w:type="dxa" w:w="1234"/>
          </w:tcPr>
          <w:p>
            <w:r>
              <w:rPr>
                <w:b/>
              </w:rPr>
              <w:t>Median (all), s</w:t>
            </w:r>
          </w:p>
        </w:tc>
        <w:tc>
          <w:tcPr>
            <w:tcW w:type="dxa" w:w="1234"/>
          </w:tcPr>
          <w:p>
            <w:r>
              <w:rPr>
                <w:b/>
              </w:rPr>
              <w:t>Mean (all), s</w:t>
            </w:r>
          </w:p>
        </w:tc>
        <w:tc>
          <w:tcPr>
            <w:tcW w:type="dxa" w:w="1234"/>
          </w:tcPr>
          <w:p>
            <w:r>
              <w:rPr>
                <w:b/>
              </w:rPr>
              <w:t>Median (excl.</w:t>
            </w:r>
            <w:r>
              <w:rPr>
                <w:b/>
              </w:rPr>
              <w:t xml:space="preserve"> 7 with ≥ 1M variants), s</w:t>
            </w:r>
          </w:p>
        </w:tc>
        <w:tc>
          <w:tcPr>
            <w:tcW w:type="dxa" w:w="1234"/>
          </w:tcPr>
          <w:p>
            <w:r>
              <w:rPr>
                <w:b/>
              </w:rPr>
              <w:t>PLINK2 median ÷ engine median</w:t>
            </w:r>
          </w:p>
        </w:tc>
        <w:tc>
          <w:tcPr>
            <w:tcW w:type="dxa" w:w="1234"/>
          </w:tcPr>
          <w:p>
            <w:r>
              <w:rPr>
                <w:b/>
              </w:rPr>
              <w:t>Median per-ID PLINK2 ÷ engine</w:t>
            </w:r>
          </w:p>
        </w:tc>
      </w:tr>
      <w:tr>
        <w:tc>
          <w:tcPr>
            <w:tcW w:type="dxa" w:w="1234"/>
          </w:tcPr>
          <w:p>
            <w:r>
              <w:rPr/>
              <w:t>just-prs DuckDB</w:t>
            </w:r>
          </w:p>
        </w:tc>
        <w:tc>
          <w:tcPr>
            <w:tcW w:type="dxa" w:w="1234"/>
          </w:tcPr>
          <w:p>
            <w:r>
              <w:rPr/>
              <w:t>100</w:t>
            </w:r>
          </w:p>
        </w:tc>
        <w:tc>
          <w:tcPr>
            <w:tcW w:type="dxa" w:w="1234"/>
          </w:tcPr>
          <w:p>
            <w:r>
              <w:rPr/>
              <w:t>0.081</w:t>
            </w:r>
          </w:p>
        </w:tc>
        <w:tc>
          <w:tcPr>
            <w:tcW w:type="dxa" w:w="1234"/>
          </w:tcPr>
          <w:p>
            <w:r>
              <w:rPr/>
              <w:t>0.188</w:t>
            </w:r>
          </w:p>
        </w:tc>
        <w:tc>
          <w:tcPr>
            <w:tcW w:type="dxa" w:w="1234"/>
          </w:tcPr>
          <w:p>
            <w:r>
              <w:rPr/>
              <w:t>0.081</w:t>
            </w:r>
          </w:p>
        </w:tc>
        <w:tc>
          <w:tcPr>
            <w:tcW w:type="dxa" w:w="1234"/>
          </w:tcPr>
          <w:p>
            <w:r>
              <w:rPr/>
              <w:t>7.4×</w:t>
            </w:r>
          </w:p>
        </w:tc>
        <w:tc>
          <w:tcPr>
            <w:tcW w:type="dxa" w:w="1234"/>
          </w:tcPr>
          <w:p>
            <w:r>
              <w:rPr/>
              <w:t>7.4× (n=100)</w:t>
            </w:r>
          </w:p>
        </w:tc>
      </w:tr>
      <w:tr>
        <w:tc>
          <w:tcPr>
            <w:tcW w:type="dxa" w:w="1234"/>
          </w:tcPr>
          <w:p>
            <w:r>
              <w:rPr/>
              <w:t>just-prs Polars</w:t>
            </w:r>
          </w:p>
        </w:tc>
        <w:tc>
          <w:tcPr>
            <w:tcW w:type="dxa" w:w="1234"/>
          </w:tcPr>
          <w:p>
            <w:r>
              <w:rPr/>
              <w:t>100</w:t>
            </w:r>
          </w:p>
        </w:tc>
        <w:tc>
          <w:tcPr>
            <w:tcW w:type="dxa" w:w="1234"/>
          </w:tcPr>
          <w:p>
            <w:r>
              <w:rPr/>
              <w:t>0.305</w:t>
            </w:r>
          </w:p>
        </w:tc>
        <w:tc>
          <w:tcPr>
            <w:tcW w:type="dxa" w:w="1234"/>
          </w:tcPr>
          <w:p>
            <w:r>
              <w:rPr/>
              <w:t>0.371</w:t>
            </w:r>
          </w:p>
        </w:tc>
        <w:tc>
          <w:tcPr>
            <w:tcW w:type="dxa" w:w="1234"/>
          </w:tcPr>
          <w:p>
            <w:r>
              <w:rPr/>
              <w:t>0.301</w:t>
            </w:r>
          </w:p>
        </w:tc>
        <w:tc>
          <w:tcPr>
            <w:tcW w:type="dxa" w:w="1234"/>
          </w:tcPr>
          <w:p>
            <w:r>
              <w:rPr/>
              <w:t>2.0×</w:t>
            </w:r>
          </w:p>
        </w:tc>
        <w:tc>
          <w:tcPr>
            <w:tcW w:type="dxa" w:w="1234"/>
          </w:tcPr>
          <w:p>
            <w:r>
              <w:rPr/>
              <w:t>2.0× (n=100)</w:t>
            </w:r>
          </w:p>
        </w:tc>
      </w:tr>
      <w:tr>
        <w:tc>
          <w:tcPr>
            <w:tcW w:type="dxa" w:w="1234"/>
          </w:tcPr>
          <w:p>
            <w:r>
              <w:rPr/>
              <w:t>PLINK2</w:t>
            </w:r>
          </w:p>
        </w:tc>
        <w:tc>
          <w:tcPr>
            <w:tcW w:type="dxa" w:w="1234"/>
          </w:tcPr>
          <w:p>
            <w:r>
              <w:rPr/>
              <w:t>100</w:t>
            </w:r>
          </w:p>
        </w:tc>
        <w:tc>
          <w:tcPr>
            <w:tcW w:type="dxa" w:w="1234"/>
          </w:tcPr>
          <w:p>
            <w:r>
              <w:rPr/>
              <w:t>0.602</w:t>
            </w:r>
          </w:p>
        </w:tc>
        <w:tc>
          <w:tcPr>
            <w:tcW w:type="dxa" w:w="1234"/>
          </w:tcPr>
          <w:p>
            <w:r>
              <w:rPr/>
              <w:t>0.754</w:t>
            </w:r>
          </w:p>
        </w:tc>
        <w:tc>
          <w:tcPr>
            <w:tcW w:type="dxa" w:w="1234"/>
          </w:tcPr>
          <w:p>
            <w:r>
              <w:rPr/>
              <w:t>0.602</w:t>
            </w:r>
          </w:p>
        </w:tc>
        <w:tc>
          <w:tcPr>
            <w:tcW w:type="dxa" w:w="1234"/>
          </w:tcPr>
          <w:p>
            <w:r>
              <w:rPr/>
              <w:t>1.0×</w:t>
            </w:r>
          </w:p>
        </w:tc>
        <w:tc>
          <w:tcPr>
            <w:tcW w:type="dxa" w:w="1234"/>
          </w:tcPr>
          <w:p>
            <w:r>
              <w:rPr/>
              <w:t>1.0× (n=100)</w:t>
            </w:r>
          </w:p>
        </w:tc>
      </w:tr>
      <w:tr>
        <w:tc>
          <w:tcPr>
            <w:tcW w:type="dxa" w:w="1234"/>
          </w:tcPr>
          <w:p>
            <w:r>
              <w:rPr/>
              <w:t>PLINK2 + score-file preparation</w:t>
            </w:r>
          </w:p>
        </w:tc>
        <w:tc>
          <w:tcPr>
            <w:tcW w:type="dxa" w:w="1234"/>
          </w:tcPr>
          <w:p>
            <w:r>
              <w:rPr/>
              <w:t>100</w:t>
            </w:r>
          </w:p>
        </w:tc>
        <w:tc>
          <w:tcPr>
            <w:tcW w:type="dxa" w:w="1234"/>
          </w:tcPr>
          <w:p>
            <w:r>
              <w:rPr/>
              <w:t>0.604</w:t>
            </w:r>
          </w:p>
        </w:tc>
        <w:tc>
          <w:tcPr>
            <w:tcW w:type="dxa" w:w="1234"/>
          </w:tcPr>
          <w:p>
            <w:r>
              <w:rPr/>
              <w:t>1.555</w:t>
            </w:r>
          </w:p>
        </w:tc>
        <w:tc>
          <w:tcPr>
            <w:tcW w:type="dxa" w:w="1234"/>
          </w:tcPr>
          <w:p>
            <w:r>
              <w:rPr/>
              <w:t>0.604</w:t>
            </w:r>
          </w:p>
        </w:tc>
        <w:tc>
          <w:tcPr>
            <w:tcW w:type="dxa" w:w="1234"/>
          </w:tcPr>
          <w:p>
            <w:r>
              <w:rPr/>
              <w:t>—</w:t>
            </w:r>
          </w:p>
        </w:tc>
        <w:tc>
          <w:tcPr>
            <w:tcW w:type="dxa" w:w="1234"/>
          </w:tcPr>
          <w:p>
            <w:r>
              <w:rPr/>
              <w:t>—</w:t>
            </w:r>
          </w:p>
        </w:tc>
      </w:tr>
    </w:tbl>
    <w:p>
      <w:r>
        <w:rPr>
          <w:b/>
        </w:rPr>
        <w:t>Table 4.</w:t>
      </w:r>
      <w:r>
        <w:rPr/>
        <w:t xml:space="preserve"> Score concordance between engines</w:t>
      </w:r>
      <w:commentRangeStart w:id="59"/>
      <w:ins w:id="227" w:author="Workflow" w:date="2026-10-26T10:12:21Z">
        <w:r>
          <w:rPr/>
          <w:t xml:space="preserve"> in the just-prs 0.10.1 benchmark</w:t>
        </w:r>
      </w:ins>
      <w:r>
        <w:rPr/>
        <w:t>, with both PLINK2 inputs</w:t>
      </w:r>
      <w:ins w:id="228" w:author="Workflow" w:date="2026-10-26T10:12:21Z">
        <w:r>
          <w:rPr/>
          <w:t>; the text reports the 0.10.2 rerun.</w:t>
        </w:r>
      </w:ins>
      <w:ins w:id="229" w:author="Workflow" w:date="2026-10-26T10:12:21Z">
        <w:r>
          <w:rPr/>
          <w:t xml:space="preserve"> With the original input, PLINK2 scored 96 of the 100 scores</w:t>
        </w:r>
      </w:ins>
      <w:commentRangeEnd w:id="59"/>
      <w:r>
        <w:rPr>
          <w:rStyle w:val="CommentReference"/>
        </w:rPr>
        <w:commentReference w:id="59"/>
      </w:r>
      <w:r>
        <w:rPr/>
        <w:t>.</w:t>
      </w:r>
      <w:r>
        <w:rPr/>
        <w:t xml:space="preserve"> </w:t>
      </w:r>
      <w:r>
        <w:rPr>
          <w:i/>
        </w:rPr>
        <w:t>r</w:t>
      </w:r>
      <w:commentRangeStart w:id="122"/>
      <w:r>
        <w:rPr/>
        <w:t xml:space="preserve"> is computed across the scores of one genome, so the largest scores dominate it.</w:t>
      </w:r>
      <w:commentRangeEnd w:id="122"/>
      <w:r>
        <w:rPr>
          <w:rStyle w:val="CommentReference"/>
        </w:rPr>
        <w:commentReference w:id="122"/>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Engine pair</w:t>
            </w:r>
          </w:p>
        </w:tc>
        <w:tc>
          <w:tcPr>
            <w:tcW w:type="dxa" w:w="1728"/>
          </w:tcPr>
          <w:p>
            <w:r>
              <w:rPr>
                <w:b/>
              </w:rPr>
              <w:t>PLINK2 input</w:t>
            </w:r>
          </w:p>
        </w:tc>
        <w:tc>
          <w:tcPr>
            <w:tcW w:type="dxa" w:w="1728"/>
          </w:tcPr>
          <w:p>
            <w:r>
              <w:rPr>
                <w:b/>
                <w:i/>
              </w:rPr>
              <w:t>N</w:t>
            </w:r>
            <w:r>
              <w:rPr>
                <w:b/>
              </w:rPr>
              <w:t xml:space="preserve"> PGS</w:t>
            </w:r>
          </w:p>
        </w:tc>
        <w:tc>
          <w:tcPr>
            <w:tcW w:type="dxa" w:w="1728"/>
          </w:tcPr>
          <w:p>
            <w:r>
              <w:rPr>
                <w:b/>
              </w:rPr>
              <w:t xml:space="preserve">Pearson </w:t>
            </w:r>
            <w:r>
              <w:rPr>
                <w:b/>
                <w:i/>
              </w:rPr>
              <w:t>r</w:t>
            </w:r>
          </w:p>
        </w:tc>
        <w:tc>
          <w:tcPr>
            <w:tcW w:type="dxa" w:w="1728"/>
          </w:tcPr>
          <w:p>
            <w:r>
              <w:rPr>
                <w:b/>
              </w:rPr>
              <w:t>Max |Δ score|</w:t>
            </w:r>
          </w:p>
        </w:tc>
      </w:tr>
      <w:tr>
        <w:tc>
          <w:tcPr>
            <w:tcW w:type="dxa" w:w="1728"/>
          </w:tcPr>
          <w:p>
            <w:r>
              <w:rPr/>
              <w:t>just-prs DuckDB ↔ just-prs Polars</w:t>
            </w:r>
          </w:p>
        </w:tc>
        <w:tc>
          <w:tcPr>
            <w:tcW w:type="dxa" w:w="1728"/>
          </w:tcPr>
          <w:p>
            <w:r>
              <w:rPr/>
              <w:t>fixed</w:t>
            </w:r>
          </w:p>
        </w:tc>
        <w:tc>
          <w:tcPr>
            <w:tcW w:type="dxa" w:w="1728"/>
          </w:tcPr>
          <w:p>
            <w:r>
              <w:rPr/>
              <w:t>100</w:t>
            </w:r>
          </w:p>
        </w:tc>
        <w:tc>
          <w:tcPr>
            <w:tcW w:type="dxa" w:w="1728"/>
          </w:tcPr>
          <w:p>
            <w:r>
              <w:rPr/>
              <w:t>1.000000</w:t>
            </w:r>
          </w:p>
        </w:tc>
        <w:tc>
          <w:tcPr>
            <w:tcW w:type="dxa" w:w="1728"/>
          </w:tcPr>
          <w:p>
            <w:r>
              <w:rPr/>
              <w:t>5.68e-14</w:t>
            </w:r>
          </w:p>
        </w:tc>
      </w:tr>
      <w:tr>
        <w:tc>
          <w:tcPr>
            <w:tcW w:type="dxa" w:w="1728"/>
          </w:tcPr>
          <w:p>
            <w:r>
              <w:rPr/>
              <w:t>just-prs DuckDB ↔ PLINK2</w:t>
            </w:r>
          </w:p>
        </w:tc>
        <w:tc>
          <w:tcPr>
            <w:tcW w:type="dxa" w:w="1728"/>
          </w:tcPr>
          <w:p>
            <w:r>
              <w:rPr/>
              <w:t>fixed</w:t>
            </w:r>
          </w:p>
        </w:tc>
        <w:tc>
          <w:tcPr>
            <w:tcW w:type="dxa" w:w="1728"/>
          </w:tcPr>
          <w:p>
            <w:r>
              <w:rPr/>
              <w:t>100</w:t>
            </w:r>
          </w:p>
        </w:tc>
        <w:tc>
          <w:tcPr>
            <w:tcW w:type="dxa" w:w="1728"/>
          </w:tcPr>
          <w:p>
            <w:r>
              <w:rPr/>
              <w:t>0.999997</w:t>
            </w:r>
          </w:p>
        </w:tc>
        <w:tc>
          <w:tcPr>
            <w:tcW w:type="dxa" w:w="1728"/>
          </w:tcPr>
          <w:p>
            <w:r>
              <w:rPr/>
              <w:t>0.501</w:t>
            </w:r>
          </w:p>
        </w:tc>
      </w:tr>
      <w:tr>
        <w:tc>
          <w:tcPr>
            <w:tcW w:type="dxa" w:w="1728"/>
          </w:tcPr>
          <w:p>
            <w:r>
              <w:rPr/>
              <w:t>just-prs Polars ↔ PLINK2</w:t>
            </w:r>
          </w:p>
        </w:tc>
        <w:tc>
          <w:tcPr>
            <w:tcW w:type="dxa" w:w="1728"/>
          </w:tcPr>
          <w:p>
            <w:r>
              <w:rPr/>
              <w:t>fixed</w:t>
            </w:r>
          </w:p>
        </w:tc>
        <w:tc>
          <w:tcPr>
            <w:tcW w:type="dxa" w:w="1728"/>
          </w:tcPr>
          <w:p>
            <w:r>
              <w:rPr/>
              <w:t>100</w:t>
            </w:r>
          </w:p>
        </w:tc>
        <w:tc>
          <w:tcPr>
            <w:tcW w:type="dxa" w:w="1728"/>
          </w:tcPr>
          <w:p>
            <w:r>
              <w:rPr/>
              <w:t>0.999997</w:t>
            </w:r>
          </w:p>
        </w:tc>
        <w:tc>
          <w:tcPr>
            <w:tcW w:type="dxa" w:w="1728"/>
          </w:tcPr>
          <w:p>
            <w:r>
              <w:rPr/>
              <w:t>0.501</w:t>
            </w:r>
          </w:p>
        </w:tc>
      </w:tr>
      <w:tr>
        <w:tc>
          <w:tcPr>
            <w:tcW w:type="dxa" w:w="1728"/>
          </w:tcPr>
          <w:p>
            <w:r>
              <w:rPr/>
              <w:t>just-prs DuckDB ↔ PLINK2</w:t>
            </w:r>
          </w:p>
        </w:tc>
        <w:tc>
          <w:tcPr>
            <w:tcW w:type="dxa" w:w="1728"/>
          </w:tcPr>
          <w:p>
            <w:r>
              <w:rPr/>
              <w:t>original</w:t>
            </w:r>
          </w:p>
        </w:tc>
        <w:tc>
          <w:tcPr>
            <w:tcW w:type="dxa" w:w="1728"/>
          </w:tcPr>
          <w:p>
            <w:r>
              <w:rPr/>
              <w:t>96</w:t>
            </w:r>
          </w:p>
        </w:tc>
        <w:tc>
          <w:tcPr>
            <w:tcW w:type="dxa" w:w="1728"/>
          </w:tcPr>
          <w:p>
            <w:r>
              <w:rPr/>
              <w:t>0.999859</w:t>
            </w:r>
          </w:p>
        </w:tc>
        <w:tc>
          <w:tcPr>
            <w:tcW w:type="dxa" w:w="1728"/>
          </w:tcPr>
          <w:p>
            <w:r>
              <w:rPr/>
              <w:t>21.4</w:t>
            </w:r>
          </w:p>
        </w:tc>
      </w:tr>
      <w:tr>
        <w:tc>
          <w:tcPr>
            <w:tcW w:type="dxa" w:w="1728"/>
          </w:tcPr>
          <w:p>
            <w:r>
              <w:rPr/>
              <w:t>just-prs Polars ↔ PLINK2</w:t>
            </w:r>
          </w:p>
        </w:tc>
        <w:tc>
          <w:tcPr>
            <w:tcW w:type="dxa" w:w="1728"/>
          </w:tcPr>
          <w:p>
            <w:r>
              <w:rPr/>
              <w:t>original</w:t>
            </w:r>
          </w:p>
        </w:tc>
        <w:tc>
          <w:tcPr>
            <w:tcW w:type="dxa" w:w="1728"/>
          </w:tcPr>
          <w:p>
            <w:r>
              <w:rPr/>
              <w:t>96</w:t>
            </w:r>
          </w:p>
        </w:tc>
        <w:tc>
          <w:tcPr>
            <w:tcW w:type="dxa" w:w="1728"/>
          </w:tcPr>
          <w:p>
            <w:r>
              <w:rPr/>
              <w:t>0.999859</w:t>
            </w:r>
          </w:p>
        </w:tc>
        <w:tc>
          <w:tcPr>
            <w:tcW w:type="dxa" w:w="1728"/>
          </w:tcPr>
          <w:p>
            <w:r>
              <w:rPr/>
              <w:t>21.4</w:t>
            </w:r>
          </w:p>
        </w:tc>
      </w:tr>
    </w:tbl>
    <w:p>
      <w:r>
        <w:rPr/>
        <w:t>DuckDB and Polars agreed to within 5.68 × 10⁻¹⁴ on this input.</w:t>
      </w:r>
      <w:r>
        <w:rPr/>
        <w:t xml:space="preserve"> Both apply the same dosage rule and weighted sum and differ mainly in how the join runs, so their agreement checks the implementation, not the method.</w:t>
      </w:r>
      <w:r>
        <w:rPr/>
        <w:t xml:space="preserve"> With the fixed input, scores agreed closely with the external PLINK2 comparator (Pearson </w:t>
      </w:r>
      <w:r>
        <w:rPr>
          <w:i/>
        </w:rPr>
        <w:t>r</w:t>
      </w:r>
      <w:r>
        <w:rPr/>
        <w:t xml:space="preserve"> = 0.999997; maximum absolute score difference 0.501); with the original input, in which PLINK2 lost every candidate other allele but the first and counted reference-call records, </w:t>
      </w:r>
      <w:r>
        <w:rPr>
          <w:i/>
        </w:rPr>
        <w:t>r</w:t>
      </w:r>
      <w:r>
        <w:rPr/>
        <w:t xml:space="preserve"> was 0.999859 and the maximum difference 21.4.</w:t>
      </w:r>
      <w:r>
        <w:rPr/>
        <w:t xml:space="preserve"> The workflows differ in variant identification: just-prs 0.10.1 joins on chromosome and position and counts the effect allele if it equals the reference or alternate allele, with no strand flipping and with restoration off, while PLINK2 matches exact chr:pos:ref:alt identifiers.</w:t>
      </w:r>
      <w:r>
        <w:rPr/>
        <w:t xml:space="preserve"> The two can therefore include different variants (chrX, which the PLINK2 runs leave out; multi-allelic sites; positions where the alleles disagree), and scores can differ despite the same weighted-sum calculation.</w:t>
      </w:r>
      <w:r>
        <w:rPr/>
        <w:t xml:space="preserve"> These differences come from the PLINK2 configuration used here and are not a general limitation of PLINK2.</w:t>
      </w:r>
      <w:r>
        <w:rPr/>
        <w:t xml:space="preserve"> Supplementary S3 reports memory.</w:t>
      </w:r>
    </w:p>
    <w:p>
      <w:r>
        <w:rPr/>
        <w:t>With the fixed input, the median share of a score's variants that were matched was 53% for just-prs (range 22 to 79%) and 51% for PLINK2 (range 22 to 78%); the counts are not the same measure (scoring rows with a called genotype at their position for just-prs, variants processed and matched by identifier for PLINK2).</w:t>
      </w:r>
      <w:r>
        <w:rPr/>
        <w:t xml:space="preserve"> These values describe the benchmark configuration: </w:t>
      </w:r>
      <w:commentRangeStart w:id="60"/>
      <w:ins w:id="230" w:author="Prose edit" w:date="2026-10-26T10:12:21Z">
        <w:r>
          <w:rPr/>
          <w:t>homozygous-</w:t>
        </w:r>
      </w:ins>
      <w:r>
        <w:rPr/>
        <w:t>reference</w:t>
      </w:r>
      <w:del w:id="231" w:author="Prose edit" w:date="2026-10-26T10:12:21Z">
        <w:r>
          <w:rPr/>
          <w:delText>-homozygote</w:delText>
        </w:r>
      </w:del>
      <w:commentRangeEnd w:id="60"/>
      <w:r>
        <w:rPr>
          <w:rStyle w:val="CommentReference"/>
        </w:rPr>
        <w:commentReference w:id="60"/>
      </w:r>
      <w:r>
        <w:rPr/>
        <w:t xml:space="preserve"> restoration, off here, and the LD-proxy estimation of the array workflow (Section 3.2) can raise coverage, and this comparison measures neither.</w:t>
      </w:r>
      <w:r>
        <w:rPr/>
        <w:t xml:space="preserve"> The reported speedups are ratios of median runtimes over the same 100 scores; the medians of the per-score ratios agree with them to the precision shown (Table 3).</w:t>
      </w:r>
      <w:r>
        <w:rPr/>
        <w:t xml:space="preserve"> Per-score timings exclude VCF normalization and genotype-file preparation for every engine.</w:t>
      </w:r>
      <w:r>
        <w:rPr/>
        <w:t xml:space="preserve"> They measure scoring from prepared inputs; scoring-file parsing is included for just-prs, and the separately measured PLINK2 score-file preparation is shown in Table 3.</w:t>
      </w:r>
    </w:p>
    <w:p>
      <w:r>
        <w:rPr/>
        <w:t>The rerun covers chromosomes 1 to 22; Supplementary S9 reports a run of 195 scores with X, Y, the pseudoautosomal regions and the mitochondrial genome included.</w:t>
      </w:r>
    </w:p>
    <w:p>
      <w:pPr>
        <w:pStyle w:val="Heading1"/>
      </w:pPr>
      <w:r>
        <w:rPr>
          <w:b/>
        </w:rPr>
        <w:t>5.</w:t>
      </w:r>
      <w:r>
        <w:rPr>
          <w:b/>
        </w:rPr>
        <w:t xml:space="preserve"> Discussion</w:t>
      </w:r>
    </w:p>
    <w:p>
      <w:r>
        <w:rPr/>
        <w:t>The platform connects a genome to the evidence used to annotate it, from an individual variant's supporting studies to the reference population behind a polygenic percentile.</w:t>
      </w:r>
      <w:r>
        <w:rPr/>
        <w:t xml:space="preserve"> The Longevity Variants example makes that connection visible at one locus; the module format lets researchers extend it to other questions without changing the annotation engine.</w:t>
      </w:r>
      <w:commentRangeStart w:id="119"/>
      <w:r>
        <w:rPr/>
        <w:t xml:space="preserve"> Local execution and visible provenance address two practical barriers to exploration.</w:t>
      </w:r>
      <w:commentRangeEnd w:id="119"/>
      <w:r>
        <w:rPr>
          <w:rStyle w:val="CommentReference"/>
        </w:rPr>
        <w:commentReference w:id="119"/>
      </w:r>
      <w:r>
        <w:rPr/>
        <w:t xml:space="preserve"> Their value depends on the underlying calls, studies and curation, whose limits are discussed below.</w:t>
      </w:r>
    </w:p>
    <w:p>
      <w:pPr>
        <w:pStyle w:val="Heading2"/>
      </w:pPr>
      <w:r>
        <w:rPr>
          <w:b/>
        </w:rPr>
        <w:t>5.1 Limitations of Variant Annotation</w:t>
      </w:r>
    </w:p>
    <w:p>
      <w:r>
        <w:rPr/>
        <w:t>Variant annotation tools are based on statistical associations from published literature.</w:t>
      </w:r>
      <w:r>
        <w:rPr/>
        <w:t xml:space="preserve"> Most reported variants are GWAS associations without an established causal mechanism; many GWAS hits are tagging SNPs, and effect sizes typically shrink in replication.</w:t>
      </w:r>
      <w:r>
        <w:rPr/>
        <w:t xml:space="preserve"> Heritability is a population-level statistic, not </w:t>
      </w:r>
      <w:commentRangeStart w:id="61"/>
      <w:ins w:id="232" w:author="Prose edit" w:date="2026-10-26T10:12:21Z">
        <w:r>
          <w:rPr/>
          <w:t xml:space="preserve">a measure of </w:t>
        </w:r>
      </w:ins>
      <w:commentRangeEnd w:id="61"/>
      <w:r>
        <w:rPr>
          <w:rStyle w:val="CommentReference"/>
        </w:rPr>
        <w:commentReference w:id="61"/>
      </w:r>
      <w:r>
        <w:rPr/>
        <w:t>individual determinism, and estimates change with environment, study design, and cohort.</w:t>
      </w:r>
      <w:r>
        <w:rPr/>
        <w:t xml:space="preserve"> A polygenic risk score is a linear weighted sum that reflects where an individual falls in a reference population's distribution.</w:t>
      </w:r>
      <w:commentRangeStart w:id="80"/>
      <w:r>
        <w:rPr/>
        <w:t xml:space="preserve"> However, </w:t>
      </w:r>
      <w:commentRangeStart w:id="62"/>
      <w:del w:id="233" w:author="Deslop" w:date="2026-10-26T10:12:21Z">
        <w:r>
          <w:rPr/>
          <w:delText xml:space="preserve">biology is </w:delText>
        </w:r>
      </w:del>
      <w:r>
        <w:rPr/>
        <w:t xml:space="preserve">not </w:t>
      </w:r>
      <w:ins w:id="234" w:author="Deslop" w:date="2026-10-26T10:12:21Z">
        <w:r>
          <w:rPr/>
          <w:t xml:space="preserve">all biological effects are </w:t>
        </w:r>
      </w:ins>
      <w:r>
        <w:rPr/>
        <w:t>linear</w:t>
      </w:r>
      <w:del w:id="235" w:author="Deslop" w:date="2026-10-26T10:12:21Z">
        <w:r>
          <w:rPr/>
          <w:delText>:</w:delText>
        </w:r>
      </w:del>
      <w:commentRangeEnd w:id="80"/>
      <w:r>
        <w:rPr>
          <w:rStyle w:val="CommentReference"/>
        </w:rPr>
        <w:commentReference w:id="80"/>
      </w:r>
      <w:ins w:id="236" w:author="Deslop" w:date="2026-10-26T10:12:21Z">
        <w:r>
          <w:rPr/>
          <w:t>, and</w:t>
        </w:r>
      </w:ins>
      <w:commentRangeEnd w:id="62"/>
      <w:r>
        <w:rPr>
          <w:rStyle w:val="CommentReference"/>
        </w:rPr>
        <w:commentReference w:id="62"/>
      </w:r>
      <w:r>
        <w:rPr/>
        <w:t xml:space="preserve"> a polygenic score does not always capture gene-gene and gene-environment interactions, feedback loops, developmental windows, and compensatory mechanisms.</w:t>
      </w:r>
      <w:r>
        <w:rPr/>
        <w:t xml:space="preserve"> Most PGS Catalog scoring files were derived from predominantly European cohorts, so associations may not transfer to other ancestries (Section 5.4).</w:t>
      </w:r>
    </w:p>
    <w:p>
      <w:r>
        <w:rPr/>
        <w:t>AI-generated modules carry additional uncertainty: they are automated drafts produced by language models reading published papers, and they will contain mistakes.</w:t>
      </w:r>
      <w:r>
        <w:rPr/>
        <w:t xml:space="preserve"> Users should trust them less than expert-curated modules and review the underlying evidence.</w:t>
      </w:r>
      <w:r>
        <w:rPr/>
        <w:t xml:space="preserve"> Errors can also enter before and during annotation: raw VCFs contain false positives, and automated annotations have inherent error rates.</w:t>
      </w:r>
      <w:r>
        <w:rPr/>
        <w:t xml:space="preserve"> Just-DNA-Lite is a research tool, not a clinical pipeline, and it does not interpret results in a clinical context.</w:t>
      </w:r>
    </w:p>
    <w:p>
      <w:pPr>
        <w:pStyle w:val="Heading2"/>
      </w:pPr>
      <w:r>
        <w:rPr>
          <w:b/>
        </w:rPr>
        <w:t>5.2 Local Processing and Data Privacy</w:t>
      </w:r>
    </w:p>
    <w:p>
      <w:r>
        <w:rPr/>
        <w:t>Core annotation and PRS computation use local genome files, cached reference datasets, and local result storage.</w:t>
      </w:r>
      <w:r>
        <w:rPr/>
        <w:t xml:space="preserve"> Downloading reference data does not require uploading the user's genome.</w:t>
      </w:r>
      <w:r>
        <w:rPr/>
        <w:t xml:space="preserve"> This architecture reduces the need to disclose genomic data to a hosted analysis service.</w:t>
      </w:r>
      <w:r>
        <w:rPr/>
        <w:t xml:space="preserve"> However, local execution is not a guarantee against disclosure through other parts of the workflow.</w:t>
      </w:r>
      <w:commentRangeStart w:id="133"/>
      <w:r>
        <w:rPr/>
        <w:t xml:space="preserve"> Optional AI explanations and MCP clients, for example, require a separate assessment</w:t>
      </w:r>
      <w:commentRangeEnd w:id="133"/>
      <w:r>
        <w:rPr>
          <w:rStyle w:val="CommentReference"/>
        </w:rPr>
        <w:commentReference w:id="133"/>
      </w:r>
      <w:commentRangeStart w:id="63"/>
      <w:del w:id="237" w:author="Workflow" w:date="2026-10-26T10:12:21Z">
        <w:r>
          <w:rPr/>
          <w:delText>:</w:delText>
        </w:r>
      </w:del>
      <w:ins w:id="238" w:author="Workflow" w:date="2026-10-26T10:12:21Z">
        <w:r>
          <w:rPr/>
          <w:t>.</w:t>
        </w:r>
      </w:ins>
      <w:ins w:id="239" w:author="Workflow" w:date="2026-10-26T10:12:21Z">
        <w:r>
          <w:rPr/>
          <w:t xml:space="preserve"> In an annotation report, each variant row with an rsID has links that open a prepared question about it in ChatGPT, Claude, Perplexity or Grok.</w:t>
        </w:r>
      </w:ins>
      <w:ins w:id="240" w:author="Workflow" w:date="2026-10-26T10:12:21Z">
        <w:r>
          <w:rPr/>
          <w:t xml:space="preserve"> Following one sends that variant's genotype, gene and stored interpretation to that provider.</w:t>
        </w:r>
      </w:ins>
      <w:ins w:id="241" w:author="Workflow" w:date="2026-10-26T10:12:21Z">
        <w:r>
          <w:rPr/>
          <w:t xml:space="preserve"> More generally,</w:t>
        </w:r>
      </w:ins>
      <w:commentRangeEnd w:id="63"/>
      <w:r>
        <w:rPr>
          <w:rStyle w:val="CommentReference"/>
        </w:rPr>
        <w:commentReference w:id="63"/>
      </w:r>
      <w:r>
        <w:rPr/>
        <w:t xml:space="preserve"> when an assistant uses an external model provider, prompts and tool outputs may transmit sensitive results even if the raw VCF remains local.</w:t>
      </w:r>
      <w:r>
        <w:rPr/>
        <w:t xml:space="preserve"> Privacy therefore depends on the deployment, the selected services, and the information shared with them.</w:t>
      </w:r>
      <w:r>
        <w:rPr/>
        <w:t xml:space="preserve"> The platform's local architecture alone does not establish regulatory compliance.</w:t>
      </w:r>
    </w:p>
    <w:p>
      <w:pPr>
        <w:pStyle w:val="Heading2"/>
      </w:pPr>
      <w:r>
        <w:rPr>
          <w:b/>
        </w:rPr>
        <w:t>5.3 Platform Philosophy: Transparency and the Right to Read Your Own Genome</w:t>
      </w:r>
    </w:p>
    <w:p>
      <w:commentRangeStart w:id="134"/>
      <w:r>
        <w:rPr/>
        <w:t>Just-DNA-Lite starts from the view that people have the right to read and explore their own genomic data, and that well-intentioned researchers have the right to work with public genomes without a gatekeeper's permission.</w:t>
      </w:r>
      <w:commentRangeEnd w:id="134"/>
      <w:r>
        <w:rPr>
          <w:rStyle w:val="CommentReference"/>
        </w:rPr>
        <w:commentReference w:id="134"/>
      </w:r>
      <w:r>
        <w:rPr/>
        <w:t xml:space="preserve"> </w:t>
      </w:r>
      <w:commentRangeStart w:id="64"/>
      <w:commentRangeStart w:id="105"/>
      <w:del w:id="242" w:author="Integrity check" w:date="2026-10-26T10:12:21Z">
        <w:r>
          <w:rPr/>
          <w:delText>The</w:delText>
        </w:r>
      </w:del>
      <w:ins w:id="243" w:author="Integrity check" w:date="2026-10-26T10:12:21Z">
        <w:r>
          <w:rPr/>
          <w:t>In the European Union, the</w:t>
        </w:r>
      </w:ins>
      <w:r>
        <w:rPr/>
        <w:t xml:space="preserve"> GDPR's right of access (Article 15)</w:t>
      </w:r>
      <w:del w:id="244" w:author="Integrity check" w:date="2026-10-26T10:12:21Z">
        <w:r>
          <w:rPr/>
          <w:delText xml:space="preserve"> already</w:delText>
        </w:r>
      </w:del>
      <w:commentRangeEnd w:id="64"/>
      <w:r>
        <w:rPr>
          <w:rStyle w:val="CommentReference"/>
        </w:rPr>
        <w:commentReference w:id="64"/>
      </w:r>
      <w:r>
        <w:rPr/>
        <w:t xml:space="preserve"> entitles individuals to obtain a copy of their personal data, and the emerging European Health Data Space is designed to give people access to and control over their own health information.</w:t>
      </w:r>
      <w:commentRangeEnd w:id="105"/>
      <w:r>
        <w:rPr>
          <w:rStyle w:val="CommentReference"/>
        </w:rPr>
        <w:commentReference w:id="105"/>
      </w:r>
      <w:r>
        <w:rPr/>
        <w:t xml:space="preserve"> A tool that runs locally and shows users useful information in their own genome helps them exercise a right they already have.</w:t>
      </w:r>
    </w:p>
    <w:p>
      <w:r>
        <w:rPr/>
        <w:t>Genomic findings can be misinterpreted or provide false reassurance, particularly when analytical errors and ancestry differences are overlooked (Tandy-Connor et al., 2018; Manrai et al., 2016).</w:t>
      </w:r>
      <w:r>
        <w:rPr/>
        <w:t xml:space="preserve"> The interface presents model provenance, variant-match rates, ancestry context, and differences among scores to make these limitations inspectable.</w:t>
      </w:r>
      <w:commentRangeStart w:id="179"/>
      <w:r>
        <w:rPr/>
        <w:t xml:space="preserve"> Displaying this information is a design choice; whether it improves user understanding requires a usability study.</w:t>
      </w:r>
      <w:commentRangeEnd w:id="179"/>
      <w:r>
        <w:rPr>
          <w:rStyle w:val="CommentReference"/>
        </w:rPr>
        <w:commentReference w:id="179"/>
      </w:r>
      <w:r>
        <w:rPr/>
        <w:t xml:space="preserve"> The platform is not intended to provide medical advice.</w:t>
      </w:r>
    </w:p>
    <w:p>
      <w:pPr>
        <w:pStyle w:val="Heading2"/>
      </w:pPr>
      <w:r>
        <w:rPr>
          <w:b/>
        </w:rPr>
        <w:t>5.4 Limitations</w:t>
      </w:r>
    </w:p>
    <w:p>
      <w:commentRangeStart w:id="65"/>
      <w:commentRangeStart w:id="142"/>
      <w:del w:id="245" w:author="Prose edit" w:date="2026-10-26T10:12:21Z">
        <w:r>
          <w:rPr>
            <w:b/>
          </w:rPr>
          <w:delText>Population</w:delText>
        </w:r>
      </w:del>
      <w:ins w:id="246" w:author="Prose edit" w:date="2026-10-26T10:12:21Z">
        <w:r>
          <w:rPr>
            <w:b/>
          </w:rPr>
          <w:t>Transferability</w:t>
        </w:r>
      </w:ins>
      <w:r>
        <w:rPr>
          <w:b/>
        </w:rPr>
        <w:t xml:space="preserve"> </w:t>
      </w:r>
      <w:del w:id="247" w:author="Prose edit" w:date="2026-10-26T10:12:21Z">
        <w:r>
          <w:rPr>
            <w:b/>
          </w:rPr>
          <w:delText>stratification</w:delText>
        </w:r>
      </w:del>
      <w:ins w:id="248" w:author="Prose edit" w:date="2026-10-26T10:12:21Z">
        <w:r>
          <w:rPr>
            <w:b/>
          </w:rPr>
          <w:t>across ancestries</w:t>
        </w:r>
      </w:ins>
      <w:commentRangeEnd w:id="65"/>
      <w:r>
        <w:rPr>
          <w:rStyle w:val="CommentReference"/>
        </w:rPr>
        <w:commentReference w:id="65"/>
      </w:r>
      <w:r>
        <w:rPr>
          <w:b/>
        </w:rPr>
        <w:t>.</w:t>
      </w:r>
      <w:commentRangeStart w:id="81"/>
      <w:r>
        <w:rPr/>
        <w:t xml:space="preserve"> The 1000 Genomes-based percentile distributions provide population-specific reference points (AFR, AMR, EAS, EUR, SAS), but most modules and PGS Catalog scoring files derive from predominantly European cohorts; transferability to non-European populations is a known limitation of the source data</w:t>
      </w:r>
      <w:commentRangeEnd w:id="142"/>
      <w:r>
        <w:rPr>
          <w:rStyle w:val="CommentReference"/>
        </w:rPr>
        <w:commentReference w:id="142"/>
      </w:r>
      <w:commentRangeStart w:id="66"/>
      <w:del w:id="249" w:author="Deslop" w:date="2026-10-26T10:12:21Z">
        <w:r>
          <w:rPr/>
          <w:delText>, not specific to this platform</w:delText>
        </w:r>
      </w:del>
      <w:commentRangeEnd w:id="81"/>
      <w:r>
        <w:rPr>
          <w:rStyle w:val="CommentReference"/>
        </w:rPr>
        <w:commentReference w:id="81"/>
      </w:r>
      <w:commentRangeEnd w:id="66"/>
      <w:r>
        <w:rPr>
          <w:rStyle w:val="CommentReference"/>
        </w:rPr>
        <w:commentReference w:id="66"/>
      </w:r>
      <w:r>
        <w:rPr/>
        <w:t>.</w:t>
      </w:r>
      <w:r>
        <w:rPr/>
        <w:t xml:space="preserve"> </w:t>
      </w:r>
      <w:r>
        <w:rPr>
          <w:b/>
        </w:rPr>
        <w:t>Ancestry selection.</w:t>
      </w:r>
      <w:r>
        <w:rPr/>
        <w:t xml:space="preserve"> The reference superpopulation is inferred from the genome and can be changed by the user, but five continental superpopulations do not represent admixed or finer-scale ancestry.</w:t>
      </w:r>
      <w:r>
        <w:rPr/>
        <w:t xml:space="preserve"> </w:t>
      </w:r>
      <w:r>
        <w:rPr>
          <w:b/>
        </w:rPr>
        <w:t>Input format.</w:t>
      </w:r>
      <w:commentRangeStart w:id="92"/>
      <w:commentRangeStart w:id="146"/>
      <w:r>
        <w:rPr/>
        <w:t xml:space="preserve"> The platform supports WGS and WES VCFs on GRCh38, and</w:t>
      </w:r>
      <w:commentRangeEnd w:id="146"/>
      <w:r>
        <w:rPr>
          <w:rStyle w:val="CommentReference"/>
        </w:rPr>
        <w:commentReference w:id="146"/>
      </w:r>
      <w:commentRangeStart w:id="67"/>
      <w:del w:id="250" w:author="Workflow" w:date="2026-10-26T10:12:21Z">
        <w:r>
          <w:rPr/>
          <w:delText xml:space="preserve"> consumer microarray data</w:delText>
        </w:r>
      </w:del>
      <w:ins w:id="251" w:author="Workflow" w:date="2026-10-26T10:12:21Z">
        <w:r>
          <w:rPr/>
          <w:t>,</w:t>
        </w:r>
      </w:ins>
      <w:r>
        <w:rPr/>
        <w:t xml:space="preserve"> experimentally</w:t>
      </w:r>
      <w:ins w:id="252" w:author="Workflow" w:date="2026-10-26T10:12:21Z">
        <w:r>
          <w:rPr/>
          <w:t>, VCFs made from genotyping arrays</w:t>
        </w:r>
      </w:ins>
      <w:r>
        <w:rPr/>
        <w:t xml:space="preserve"> (with far lower coverage, which the platform shows to users)</w:t>
      </w:r>
      <w:commentRangeEnd w:id="92"/>
      <w:r>
        <w:rPr>
          <w:rStyle w:val="CommentReference"/>
        </w:rPr>
        <w:commentReference w:id="92"/>
      </w:r>
      <w:ins w:id="253" w:author="Workflow" w:date="2026-10-26T10:12:21Z">
        <w:r>
          <w:rPr/>
          <w:t>.</w:t>
        </w:r>
      </w:ins>
      <w:ins w:id="254" w:author="Workflow" w:date="2026-10-26T10:12:21Z">
        <w:r>
          <w:rPr/>
          <w:t xml:space="preserve"> Reading consumer raw files (23andMe, AncestryDNA) is so far a feature of the just-prs library and is planned for the web interface</w:t>
        </w:r>
      </w:ins>
      <w:commentRangeEnd w:id="67"/>
      <w:r>
        <w:rPr>
          <w:rStyle w:val="CommentReference"/>
        </w:rPr>
        <w:commentReference w:id="67"/>
      </w:r>
      <w:r>
        <w:rPr/>
        <w:t>.</w:t>
      </w:r>
      <w:commentRangeStart w:id="121"/>
      <w:r>
        <w:rPr/>
        <w:t xml:space="preserve"> The just-prs library can score a GRCh37 sample against the PGS Catalog's harmonized GRCh37 files, but annotation is GRCh38-only and the web interface currently treats every sample as GRCh38</w:t>
      </w:r>
      <w:commentRangeEnd w:id="121"/>
      <w:r>
        <w:rPr>
          <w:rStyle w:val="CommentReference"/>
        </w:rPr>
        <w:commentReference w:id="121"/>
      </w:r>
      <w:commentRangeStart w:id="68"/>
      <w:del w:id="255" w:author="Workflow" w:date="2026-10-26T10:12:21Z">
        <w:r>
          <w:rPr/>
          <w:delText>;</w:delText>
        </w:r>
      </w:del>
      <w:ins w:id="256" w:author="Workflow" w:date="2026-10-26T10:12:21Z">
        <w:r>
          <w:rPr/>
          <w:t>.</w:t>
        </w:r>
      </w:ins>
      <w:ins w:id="257" w:author="Workflow" w:date="2026-10-26T10:12:21Z">
        <w:r>
          <w:rPr/>
          <w:t xml:space="preserve"> The pipeline does not check a VCF's build, so a GRCh37 file would be joined at GRCh38 coordinates without a warning.</w:t>
        </w:r>
      </w:ins>
      <w:commentRangeEnd w:id="68"/>
      <w:r>
        <w:rPr>
          <w:rStyle w:val="CommentReference"/>
        </w:rPr>
        <w:commentReference w:id="68"/>
      </w:r>
      <w:r>
        <w:rPr/>
        <w:t xml:space="preserve"> T2T references are not supported.</w:t>
      </w:r>
      <w:r>
        <w:rPr/>
        <w:t xml:space="preserve"> </w:t>
      </w:r>
      <w:r>
        <w:rPr>
          <w:b/>
        </w:rPr>
        <w:t>Benchmark scope.</w:t>
      </w:r>
      <w:r>
        <w:rPr/>
        <w:t xml:space="preserve"> Annotation runtime was measured on four whole-genome call sets from three people, three of the call sets public, and score agreement on one.</w:t>
      </w:r>
      <w:r>
        <w:rPr/>
        <w:t xml:space="preserve"> These benchmarks describe computational performance; they do not establish predictive accuracy or agreement in rankings across individuals.</w:t>
      </w:r>
      <w:commentRangeStart w:id="113"/>
      <w:commentRangeStart w:id="181"/>
      <w:r>
        <w:rPr/>
        <w:t xml:space="preserve"> Nor do they test whether annotations are correct, which depends on two things: whether the cited studies are right, and whether each module records their findings faithfully (which variant, allele and genotype, and what the report says about it).</w:t>
      </w:r>
      <w:commentRangeEnd w:id="181"/>
      <w:r>
        <w:rPr>
          <w:rStyle w:val="CommentReference"/>
        </w:rPr>
        <w:commentReference w:id="181"/>
      </w:r>
      <w:commentRangeEnd w:id="113"/>
      <w:r>
        <w:rPr>
          <w:rStyle w:val="CommentReference"/>
        </w:rPr>
        <w:commentReference w:id="113"/>
      </w:r>
    </w:p>
    <w:p>
      <w:pPr>
        <w:pStyle w:val="Heading2"/>
      </w:pPr>
      <w:r>
        <w:rPr>
          <w:b/>
        </w:rPr>
        <w:t>5.5 Future Directions</w:t>
      </w:r>
    </w:p>
    <w:p>
      <w:r>
        <w:rPr/>
        <w:t>Several extensions are underway or planned: GRCh37/hg19 support across annotation and the web interface, fuller consumer-microarray support, and T2T reference support.</w:t>
      </w:r>
      <w:r>
        <w:rPr/>
        <w:t xml:space="preserve"> Multi-species support (companion-animal genomics) and methylation or transcriptomic ageing clocks, among the analyses users most often request, are under consideration.</w:t>
      </w:r>
      <w:commentRangeStart w:id="106"/>
      <w:commentRangeStart w:id="132"/>
      <w:r>
        <w:rPr/>
        <w:t xml:space="preserve"> Within the ROGEN consortium, population-calibrated polygenic risk scores are planned for a Romanian genomic cohort of approximately 5,000 individuals; that cohort is currently being sequenced, and none of the work reported here uses cohort data.</w:t>
      </w:r>
      <w:commentRangeEnd w:id="132"/>
      <w:r>
        <w:rPr>
          <w:rStyle w:val="CommentReference"/>
        </w:rPr>
        <w:commentReference w:id="132"/>
      </w:r>
      <w:commentRangeEnd w:id="106"/>
      <w:r>
        <w:rPr>
          <w:rStyle w:val="CommentReference"/>
        </w:rPr>
        <w:commentReference w:id="106"/>
      </w:r>
      <w:r>
        <w:rPr/>
        <w:t xml:space="preserve"> </w:t>
      </w:r>
      <w:commentRangeStart w:id="69"/>
      <w:commentRangeStart w:id="70"/>
      <w:commentRangeStart w:id="82"/>
      <w:del w:id="258" w:author="Deslop" w:date="2026-10-26T10:12:21Z">
        <w:r>
          <w:rPr/>
          <w:delText>We encourage the community to build and share modules.</w:delText>
        </w:r>
      </w:del>
      <w:commentRangeEnd w:id="82"/>
      <w:r>
        <w:rPr>
          <w:rStyle w:val="CommentReference"/>
        </w:rPr>
        <w:commentReference w:id="82"/>
      </w:r>
      <w:del w:id="259" w:author="Deslop" w:date="2026-10-26T10:12:21Z">
        <w:r>
          <w:rPr/>
          <w:delText xml:space="preserve"> </w:delText>
        </w:r>
      </w:del>
      <w:commentRangeEnd w:id="70"/>
      <w:r>
        <w:rPr>
          <w:rStyle w:val="CommentReference"/>
        </w:rPr>
        <w:commentReference w:id="70"/>
      </w:r>
      <w:commentRangeEnd w:id="69"/>
      <w:r>
        <w:rPr>
          <w:rStyle w:val="CommentReference"/>
        </w:rPr>
        <w:commentReference w:id="69"/>
      </w:r>
      <w:r>
        <w:rPr/>
        <w:t>Modules published by others are not treated as accurate by default: community- and AI-generated modules will contain mistakes</w:t>
      </w:r>
      <w:commentRangeStart w:id="71"/>
      <w:ins w:id="260" w:author="Deslop" w:date="2026-10-26T10:12:21Z">
        <w:r>
          <w:rPr/>
          <w:t>.</w:t>
        </w:r>
      </w:ins>
      <w:ins w:id="261" w:author="Deslop" w:date="2026-10-26T10:12:21Z">
        <w:r>
          <w:rPr/>
          <w:t xml:space="preserve"> Instead of gatekeeping</w:t>
        </w:r>
      </w:ins>
      <w:r>
        <w:rPr/>
        <w:t>,</w:t>
      </w:r>
      <w:del w:id="262" w:author="Deslop" w:date="2026-10-26T10:12:21Z">
        <w:r>
          <w:rPr/>
          <w:delText xml:space="preserve"> and</w:delText>
        </w:r>
      </w:del>
      <w:commentRangeEnd w:id="71"/>
      <w:r>
        <w:rPr>
          <w:rStyle w:val="CommentReference"/>
        </w:rPr>
        <w:commentReference w:id="71"/>
      </w:r>
      <w:r>
        <w:rPr/>
        <w:t xml:space="preserve"> the platform mitigates this </w:t>
      </w:r>
      <w:commentRangeStart w:id="72"/>
      <w:commentRangeStart w:id="79"/>
      <w:del w:id="263" w:author="Deslop" w:date="2026-10-26T10:12:21Z">
        <w:r>
          <w:rPr/>
          <w:delText xml:space="preserve">not by gatekeeping but </w:delText>
        </w:r>
      </w:del>
      <w:commentRangeEnd w:id="72"/>
      <w:r>
        <w:rPr>
          <w:rStyle w:val="CommentReference"/>
        </w:rPr>
        <w:commentReference w:id="72"/>
      </w:r>
      <w:r>
        <w:rPr/>
        <w:t xml:space="preserve">by making provenance visible (the </w:t>
      </w:r>
      <w:commentRangeEnd w:id="79"/>
      <w:r>
        <w:rPr>
          <w:rStyle w:val="CommentReference"/>
        </w:rPr>
        <w:commentReference w:id="79"/>
      </w:r>
      <w:r>
        <w:rPr>
          <w:rFonts w:ascii="Consolas" w:hAnsi="Consolas"/>
        </w:rPr>
        <w:t>curator</w:t>
      </w:r>
      <w:commentRangeStart w:id="73"/>
      <w:del w:id="264" w:author="Workflow" w:date="2026-10-26T10:12:21Z">
        <w:r>
          <w:rPr/>
          <w:delText xml:space="preserve"> field</w:delText>
        </w:r>
      </w:del>
      <w:r>
        <w:rPr/>
        <w:t xml:space="preserve">, </w:t>
      </w:r>
      <w:del w:id="265" w:author="Workflow" w:date="2026-10-26T10:12:21Z">
        <w:r>
          <w:rPr/>
          <w:delText>the</w:delText>
        </w:r>
      </w:del>
      <w:ins w:id="266" w:author="Workflow" w:date="2026-10-26T10:12:21Z">
        <w:r>
          <w:rPr/>
          <w:t>method</w:t>
        </w:r>
      </w:ins>
      <w:r>
        <w:rPr/>
        <w:t xml:space="preserve"> </w:t>
      </w:r>
      <w:del w:id="267" w:author="Workflow" w:date="2026-10-26T10:12:21Z">
        <w:r>
          <w:rPr/>
          <w:delText>explicit</w:delText>
        </w:r>
      </w:del>
      <w:ins w:id="268" w:author="Workflow" w:date="2026-10-26T10:12:21Z">
        <w:r>
          <w:rPr/>
          <w:t>and authorship fields, declared by each module's builder and not verified, which can record whether an</w:t>
        </w:r>
      </w:ins>
      <w:r>
        <w:rPr/>
        <w:t xml:space="preserve"> expert</w:t>
      </w:r>
      <w:del w:id="269" w:author="Workflow" w:date="2026-10-26T10:12:21Z">
        <w:r>
          <w:rPr/>
          <w:delText>-versus-</w:delText>
        </w:r>
      </w:del>
      <w:ins w:id="270" w:author="Workflow" w:date="2026-10-26T10:12:21Z">
        <w:r>
          <w:rPr/>
          <w:t xml:space="preserve"> or an </w:t>
        </w:r>
      </w:ins>
      <w:r>
        <w:rPr/>
        <w:t xml:space="preserve">AI </w:t>
      </w:r>
      <w:del w:id="271" w:author="Workflow" w:date="2026-10-26T10:12:21Z">
        <w:r>
          <w:rPr/>
          <w:delText>distinction</w:delText>
        </w:r>
      </w:del>
      <w:ins w:id="272" w:author="Workflow" w:date="2026-10-26T10:12:21Z">
        <w:r>
          <w:rPr/>
          <w:t>drafted a module</w:t>
        </w:r>
      </w:ins>
      <w:commentRangeEnd w:id="73"/>
      <w:r>
        <w:rPr>
          <w:rStyle w:val="CommentReference"/>
        </w:rPr>
        <w:commentReference w:id="73"/>
      </w:r>
      <w:r>
        <w:rPr/>
        <w:t>) so that trust can be calibrated.</w:t>
      </w:r>
      <w:r>
        <w:rPr/>
        <w:t xml:space="preserve"> How best to curate and validate a large, decentralized ecosystem of genomic annotations is not yet known; Just-DNA-Lite is offered both as a usable platform and as a testbed for that question.</w:t>
      </w:r>
    </w:p>
    <w:p>
      <w:pPr>
        <w:pStyle w:val="Heading2"/>
      </w:pPr>
      <w:r>
        <w:rPr>
          <w:b/>
        </w:rPr>
        <w:t>5.6 Conclusion</w:t>
      </w:r>
    </w:p>
    <w:p>
      <w:commentRangeStart w:id="166"/>
      <w:r>
        <w:rPr/>
        <w:t>Just-DNA-Lite integrates local variant annotation, polygenic scoring, and inspectable reports with a portable annotation-module contract and versioned content discovery.</w:t>
      </w:r>
      <w:commentRangeEnd w:id="166"/>
      <w:r>
        <w:rPr>
          <w:rStyle w:val="CommentReference"/>
        </w:rPr>
        <w:commentReference w:id="166"/>
      </w:r>
      <w:r>
        <w:rPr/>
        <w:t xml:space="preserve"> Typed MCP tools make the annotation workflow and the PRS engine available to AI assistants.</w:t>
      </w:r>
      <w:commentRangeStart w:id="168"/>
      <w:r>
        <w:rPr/>
        <w:t xml:space="preserve"> The reported benchmarks</w:t>
      </w:r>
      <w:commentRangeStart w:id="74"/>
      <w:del w:id="273" w:author="Story" w:date="2026-10-26T10:12:21Z">
        <w:r>
          <w:rPr/>
          <w:delText>, albeit on four call sets from three people for annotation and one for scoring,</w:delText>
        </w:r>
      </w:del>
      <w:commentRangeEnd w:id="168"/>
      <w:r>
        <w:rPr>
          <w:rStyle w:val="CommentReference"/>
        </w:rPr>
        <w:commentReference w:id="168"/>
      </w:r>
      <w:r>
        <w:rPr/>
        <w:t xml:space="preserve"> show faster annotation than the OakVar-based Generation I system run on the same machine and close numerical agreement between scoring engines</w:t>
      </w:r>
      <w:ins w:id="274" w:author="Story" w:date="2026-10-26T10:12:21Z">
        <w:r>
          <w:rPr/>
          <w:t>, albeit on four call sets from three people for annotation and one for scoring</w:t>
        </w:r>
      </w:ins>
      <w:commentRangeEnd w:id="74"/>
      <w:r>
        <w:rPr>
          <w:rStyle w:val="CommentReference"/>
        </w:rPr>
        <w:commentReference w:id="74"/>
      </w:r>
      <w:r>
        <w:rPr/>
        <w:t>.</w:t>
      </w:r>
      <w:r>
        <w:rPr/>
        <w:t xml:space="preserve"> Evaluation across individuals, reference populations, and matched-variant sets remains necessary to establish the broader reliability of these workflows.</w:t>
      </w:r>
      <w:r>
        <w:rPr/>
        <w:t xml:space="preserve"> The platform provides infrastructure for research and education, without establishing clinical validity for the findings it reports.</w:t>
      </w:r>
      <w:r>
        <w:rPr/>
        <w:t xml:space="preserve"> Researchers can begin with the public-data demonstration, inspect the sources behind a report, and then apply or extend the same workflow locally for their own research questions.</w:t>
      </w:r>
    </w:p>
    <w:p>
      <w:pPr>
        <w:pStyle w:val="Heading1"/>
      </w:pPr>
      <w:r>
        <w:rPr>
          <w:b/>
        </w:rPr>
        <w:t>Contribution Statements</w:t>
      </w:r>
    </w:p>
    <w:p>
      <w:pPr>
        <w:pStyle w:val="ListBullet"/>
      </w:pPr>
      <w:r>
        <w:rPr>
          <w:b/>
        </w:rPr>
        <w:t>Kulaga Anton</w:t>
      </w:r>
      <w:r>
        <w:rPr/>
        <w:t>: co-founded the project, bioinformatic pipeline development, Just-DNA-Lite architecture (Dagster/Polars/DuckDB pipeline, uv workspace), just-prs library development and benchmarking, web UI development, team management, article writing</w:t>
      </w:r>
    </w:p>
    <w:p>
      <w:pPr>
        <w:pStyle w:val="ListBullet"/>
      </w:pPr>
      <w:r>
        <w:rPr>
          <w:b/>
        </w:rPr>
        <w:t>Usanov Nikolay</w:t>
      </w:r>
      <w:r>
        <w:rPr/>
        <w:t>: co-founded the project, Just-DNA-Lite platform development, the module system, the population ancestry discriminator (detection and algorithm), AI-assisted module authoring, fundraising</w:t>
      </w:r>
    </w:p>
    <w:p>
      <w:pPr>
        <w:pStyle w:val="ListBullet"/>
      </w:pPr>
      <w:r>
        <w:rPr>
          <w:b/>
        </w:rPr>
        <w:t>Borysova Olga</w:t>
      </w:r>
      <w:r>
        <w:rPr/>
        <w:t>: module curation and report content (longevity variants, cardiovascular traits, lipid metabolism, thrombophilia, VO2 max, athletic performance, pharmacogenomics, and the Superhuman module, built from George Church's Protective and Enhancing Alleles list), LongevityMap database curation and expansion, pathway categorization, report structure, data collection and analysis</w:t>
      </w:r>
    </w:p>
    <w:p>
      <w:pPr>
        <w:pStyle w:val="ListBullet"/>
      </w:pPr>
      <w:r>
        <w:rPr>
          <w:b/>
        </w:rPr>
        <w:t>Karmazin Alexey</w:t>
      </w:r>
      <w:r>
        <w:rPr/>
        <w:t>: lead architect of the report system of Generation I (the OakVar-based Just-DNA-Seq), OakVar report modules and preparation utilities, PRS modules</w:t>
      </w:r>
    </w:p>
    <w:p>
      <w:pPr>
        <w:pStyle w:val="ListBullet"/>
      </w:pPr>
      <w:r>
        <w:rPr>
          <w:b/>
        </w:rPr>
        <w:t>Koval Maria</w:t>
      </w:r>
      <w:r>
        <w:rPr/>
        <w:t>: report modules, report template, code of the trait annotation modules (thrombophilia, cardiovascular)</w:t>
      </w:r>
    </w:p>
    <w:p>
      <w:pPr>
        <w:pStyle w:val="ListBullet"/>
      </w:pPr>
      <w:r>
        <w:rPr>
          <w:b/>
        </w:rPr>
        <w:t>Fedorova Alina</w:t>
      </w:r>
      <w:r>
        <w:rPr/>
        <w:t>: bioinformatic utilities, scientific literature exploration</w:t>
      </w:r>
    </w:p>
    <w:p>
      <w:pPr>
        <w:pStyle w:val="ListBullet"/>
      </w:pPr>
      <w:r>
        <w:rPr>
          <w:b/>
        </w:rPr>
        <w:t>Pushkareva Malvina</w:t>
      </w:r>
      <w:r>
        <w:rPr/>
        <w:t>: software development and testing</w:t>
      </w:r>
    </w:p>
    <w:p>
      <w:pPr>
        <w:pStyle w:val="ListBullet"/>
      </w:pPr>
      <w:r>
        <w:rPr>
          <w:b/>
        </w:rPr>
        <w:t>Evfratov Sergey</w:t>
      </w:r>
      <w:r>
        <w:rPr/>
        <w:t>: pharmacogenomics (drug) module development</w:t>
      </w:r>
    </w:p>
    <w:p>
      <w:pPr>
        <w:pStyle w:val="ListBullet"/>
      </w:pPr>
      <w:r>
        <w:rPr>
          <w:b/>
        </w:rPr>
        <w:t>Ryangguk Kim</w:t>
      </w:r>
      <w:r>
        <w:rPr/>
        <w:t>: created and maintained OakVar, extended it for the Generation I platform</w:t>
      </w:r>
    </w:p>
    <w:p>
      <w:pPr>
        <w:pStyle w:val="ListBullet"/>
      </w:pPr>
      <w:r>
        <w:rPr>
          <w:b/>
        </w:rPr>
        <w:t>Zaharia Livia</w:t>
      </w:r>
      <w:r>
        <w:rPr/>
        <w:t>: beta-testing, provided her whole genome for testing and benchmarking</w:t>
      </w:r>
    </w:p>
    <w:p>
      <w:pPr>
        <w:pStyle w:val="ListBullet"/>
      </w:pPr>
      <w:r>
        <w:rPr>
          <w:b/>
        </w:rPr>
        <w:t>Fuellen Georg</w:t>
      </w:r>
      <w:r>
        <w:rPr/>
        <w:t>: co-supervision, valuable suggestions and comments</w:t>
      </w:r>
    </w:p>
    <w:p>
      <w:pPr>
        <w:pStyle w:val="ListBullet"/>
      </w:pPr>
      <w:r>
        <w:rPr>
          <w:b/>
        </w:rPr>
        <w:t>Tacutu Robi</w:t>
      </w:r>
      <w:r>
        <w:rPr/>
        <w:t>: co-supervision, bioinformatics and ageing research advising, LongevityMap database</w:t>
      </w:r>
    </w:p>
    <w:p>
      <w:r>
        <w:rPr>
          <w:b/>
        </w:rPr>
        <w:t>Acknowledgments:</w:t>
      </w:r>
      <w:r>
        <w:rPr/>
        <w:t xml:space="preserve"> Volodymir Semenuik for help with documentation.</w:t>
      </w:r>
    </w:p>
    <w:p>
      <w:r>
        <w:rPr>
          <w:b/>
        </w:rPr>
        <w:t>Use of AI tools.</w:t>
      </w:r>
      <w:commentRangeStart w:id="110"/>
      <w:r>
        <w:rPr/>
        <w:t xml:space="preserve"> Claude Code (Anthropic; mostly the Claude Opus 5.5 model) was the main AI assistant in this work, and Codex (OpenAI; mostly GPT-6.1 Sol) served as a second model that checked Claude Code's output from time to time, through harnesses the authors wrote to catch potential mistakes.</w:t>
      </w:r>
      <w:commentRangeEnd w:id="110"/>
      <w:r>
        <w:rPr>
          <w:rStyle w:val="CommentReference"/>
        </w:rPr>
        <w:commentReference w:id="110"/>
      </w:r>
      <w:r>
        <w:rPr/>
        <w:t xml:space="preserve"> [What the tools were used for, and in which parts: for example writing and testing the software and benchmark scripts, checking text against tables and sources, editing or drafting manuscript text.] The authors reviewed the output and take full responsibility for the content.</w:t>
      </w:r>
      <w:r>
        <w:rPr/>
        <w:t xml:space="preserve"> Details are in Supplementary Note S11.</w:t>
      </w:r>
    </w:p>
    <w:p>
      <w:pPr>
        <w:pStyle w:val="Heading1"/>
      </w:pPr>
      <w:r>
        <w:rPr>
          <w:b/>
        </w:rPr>
        <w:t>Funding</w:t>
      </w:r>
    </w:p>
    <w:p>
      <w:r>
        <w:rPr/>
        <w:t>This work was supported by the Ministry of Investments and European Projects, through the Managing Authority for the Health Program [PS/272/PS_P5/OP1/RSO1.1/PS_P5_RSO1.1_A9–ROGEN Project, MySMIS 324809, to A.K.</w:t>
      </w:r>
      <w:r>
        <w:rPr/>
        <w:t xml:space="preserve"> and R.T.]; and the Romanian Academy [to R.T.].</w:t>
      </w:r>
    </w:p>
    <w:p>
      <w:pPr>
        <w:pStyle w:val="Heading1"/>
      </w:pPr>
      <w:commentRangeStart w:id="188"/>
      <w:r>
        <w:rPr>
          <w:b/>
        </w:rPr>
        <w:t>Code Availability</w:t>
      </w:r>
      <w:commentRangeEnd w:id="188"/>
      <w:r>
        <w:rPr>
          <w:rStyle w:val="CommentReference"/>
        </w:rPr>
        <w:commentReference w:id="188"/>
      </w:r>
    </w:p>
    <w:p>
      <w:r>
        <w:rPr>
          <w:b/>
        </w:rPr>
        <w:t>Source code:</w:t>
      </w:r>
      <w:r>
        <w:rPr/>
        <w:t xml:space="preserve"> Just-DNA-Lite (AGPL-3.0), https://github.com/dna-seq/just-dna-lite; just-prs (MIT), https://github.com/dna-seq/just-prs.</w:t>
      </w:r>
      <w:r>
        <w:rPr/>
        <w:t xml:space="preserve"> Table S8 lists the repositories of both generations.</w:t>
      </w:r>
    </w:p>
    <w:p>
      <w:commentRangeStart w:id="93"/>
      <w:r>
        <w:rPr/>
        <w:t>Annotation modules and reference datasets are published to the just-dna-seq organization on HuggingFace (annotators, ensembl_variations, clinvar, pgs-catalog, prs-percentiles), which is the default source for module auto-discovery.</w:t>
      </w:r>
      <w:commentRangeEnd w:id="93"/>
      <w:r>
        <w:rPr>
          <w:rStyle w:val="CommentReference"/>
        </w:rPr>
        <w:commentReference w:id="93"/>
      </w:r>
      <w:r>
        <w:rPr/>
        <w:t xml:space="preserve"> Other fsspec-compatible sources are also supported.</w:t>
      </w:r>
    </w:p>
    <w:p>
      <w:pPr>
        <w:pStyle w:val="Heading1"/>
      </w:pPr>
      <w:r>
        <w:rPr>
          <w:b/>
        </w:rPr>
        <w:t>Data Availability</w:t>
      </w:r>
    </w:p>
    <w:p>
      <w:r>
        <w:rPr/>
        <w:t>The two personal genomes used in the benchmarks are public on Zenodo: Anton Kulaga's whole-genome VCF (Kulaga, 2026; https://doi.org/10.5281/zenodo.18370498, CC0 1.0) and Livia Zaharia's (Zaharia, 2026; https://doi.org/10.5281/zenodo.19487816, CC BY 4.0).</w:t>
      </w:r>
      <w:commentRangeStart w:id="111"/>
      <w:r>
        <w:rPr/>
        <w:t xml:space="preserve"> The HG002 VCF is the public output of the DeepVariant 1.0.0 whole-genome case study (https://storage.googleapis.com/deepvariant/case-study-outputs/1.0.0/WGS/output/HG002.output.vcf.gz).</w:t>
      </w:r>
      <w:commentRangeEnd w:id="111"/>
      <w:r>
        <w:rPr>
          <w:rStyle w:val="CommentReference"/>
        </w:rPr>
        <w:commentReference w:id="111"/>
      </w:r>
      <w:commentRangeStart w:id="137"/>
      <w:r>
        <w:rPr/>
        <w:t xml:space="preserve"> The 2023 call set of Anton Kulaga's genome (DeepVariant 1.3.0), on which the earlier Generation I times were measured, is not deposited.</w:t>
      </w:r>
      <w:commentRangeEnd w:id="137"/>
      <w:r>
        <w:rPr>
          <w:rStyle w:val="CommentReference"/>
        </w:rPr>
        <w:commentReference w:id="137"/>
      </w:r>
      <w:commentRangeStart w:id="165"/>
      <w:r>
        <w:rPr/>
        <w:t xml:space="preserve"> The annotation modules of Table 1 are published in the module registry (https://module-registry.just-dna.life, namespace </w:t>
      </w:r>
      <w:commentRangeEnd w:id="165"/>
      <w:r>
        <w:rPr>
          <w:rStyle w:val="CommentReference"/>
        </w:rPr>
        <w:commentReference w:id="165"/>
      </w:r>
      <w:r>
        <w:rPr>
          <w:rFonts w:ascii="Consolas" w:hAnsi="Consolas"/>
        </w:rPr>
        <w:t>just-dna-seq</w:t>
      </w:r>
      <w:r>
        <w:rPr/>
        <w:t xml:space="preserve">), </w:t>
      </w:r>
      <w:commentRangeStart w:id="75"/>
      <w:ins w:id="275" w:author="Workflow" w:date="2026-10-26T10:12:21Z">
        <w:r>
          <w:rPr/>
          <w:t xml:space="preserve">in the versions the benchmark used (Table S4), </w:t>
        </w:r>
      </w:ins>
      <w:r>
        <w:rPr/>
        <w:t>and the reference datasets the platform downloads are published on HuggingFace (https://huggingface.co/just-dna-seq</w:t>
      </w:r>
      <w:ins w:id="276" w:author="Workflow" w:date="2026-10-26T10:12:21Z">
        <w:r>
          <w:rPr/>
          <w:t>).</w:t>
        </w:r>
      </w:ins>
      <w:ins w:id="277" w:author="Workflow" w:date="2026-10-26T10:12:21Z">
        <w:r>
          <w:rPr/>
          <w:t xml:space="preserve"> The HuggingFace mirror of the modules (</w:t>
        </w:r>
      </w:ins>
      <w:ins w:id="278" w:author="Workflow" w:date="2026-10-26T10:12:21Z">
        <w:r>
          <w:rPr>
            <w:rFonts w:ascii="Consolas" w:hAnsi="Consolas"/>
          </w:rPr>
          <w:t>just-dna-seq/annotators</w:t>
        </w:r>
      </w:ins>
      <w:ins w:id="279" w:author="Workflow" w:date="2026-10-26T10:12:21Z">
        <w:r>
          <w:rPr/>
          <w:t>), which the platform reads by default, differs from the registry for four of them (Table S4</w:t>
        </w:r>
      </w:ins>
      <w:commentRangeEnd w:id="75"/>
      <w:r>
        <w:rPr>
          <w:rStyle w:val="CommentReference"/>
        </w:rPr>
        <w:commentReference w:id="75"/>
      </w:r>
      <w:r>
        <w:rPr/>
        <w:t>).</w:t>
      </w:r>
      <w:r>
        <w:rPr/>
        <w:t xml:space="preserve"> The benchmark scripts, the record of every run and the generated tables are in the just-dna-lite repository (</w:t>
      </w:r>
      <w:r>
        <w:rPr>
          <w:rFonts w:ascii="Consolas" w:hAnsi="Consolas"/>
        </w:rPr>
        <w:t>docs/manuscript/benchmarks/a3/</w:t>
      </w:r>
      <w:commentRangeStart w:id="107"/>
      <w:commentRangeStart w:id="164"/>
      <w:r>
        <w:rPr/>
        <w:t>) [and in the archived release, DOI to be added]; the just-prs rerun reported in Section 4.2 is in the just-prs repository (</w:t>
      </w:r>
      <w:commentRangeEnd w:id="164"/>
      <w:r>
        <w:rPr>
          <w:rStyle w:val="CommentReference"/>
        </w:rPr>
        <w:commentReference w:id="164"/>
      </w:r>
      <w:commentRangeEnd w:id="107"/>
      <w:r>
        <w:rPr>
          <w:rStyle w:val="CommentReference"/>
        </w:rPr>
        <w:commentReference w:id="107"/>
      </w:r>
      <w:r>
        <w:rPr>
          <w:rFonts w:ascii="Consolas" w:hAnsi="Consolas"/>
        </w:rPr>
        <w:t>just-prs/benchmarks/results/2026-10-11/</w:t>
      </w:r>
      <w:r>
        <w:rPr/>
        <w:t>; https://github.com/dna-seq/just-prs/tree/main/just-prs/benchmarks/results/2026-10-11).</w:t>
      </w:r>
      <w:r>
        <w:rPr/>
        <w:t xml:space="preserve"> Supplementary Tables S4 and S5 are provided as data files with this article.</w:t>
      </w:r>
    </w:p>
    <w:p>
      <w:pPr>
        <w:pStyle w:val="Heading1"/>
      </w:pPr>
      <w:r>
        <w:rPr>
          <w:b/>
        </w:rPr>
        <w:t>Competing Interests</w:t>
      </w:r>
    </w:p>
    <w:p>
      <w:pPr>
        <w:pStyle w:val="ListBullet"/>
      </w:pPr>
      <w:r>
        <w:rPr/>
        <w:t>Ryangguk Kim is a co-founder of OakVar Inc.</w:t>
      </w:r>
    </w:p>
    <w:p>
      <w:pPr>
        <w:pStyle w:val="ListBullet"/>
      </w:pPr>
      <w:r>
        <w:rPr/>
        <w:t>Anton Kulaga, Olga Borysova, Maria Koval, Nikolay Usanov, and Alexey Karmazin are co-founders of SecvADN SRL, which provides additional services on top of the open-source modules.</w:t>
      </w:r>
    </w:p>
    <w:p>
      <w:pPr>
        <w:pStyle w:val="Heading1"/>
      </w:pPr>
      <w:commentRangeStart w:id="186"/>
      <w:r>
        <w:rPr>
          <w:b/>
        </w:rPr>
        <w:t>Ethics Statement</w:t>
      </w:r>
      <w:commentRangeEnd w:id="186"/>
      <w:r>
        <w:rPr>
          <w:rStyle w:val="CommentReference"/>
        </w:rPr>
        <w:commentReference w:id="186"/>
      </w:r>
    </w:p>
    <w:p>
      <w:commentRangeStart w:id="136"/>
      <w:r>
        <w:rPr/>
        <w:t>The personal genomes analysed are those of two of the authors, Anton Kulaga and Livia Zaharia, each of whom published their whole-genome VCF on Zenodo on their own initiative, under an open licence (see Data Availability); Anton Kulaga's genome is also analysed in an earlier, unpublished call set.</w:t>
      </w:r>
      <w:commentRangeEnd w:id="136"/>
      <w:r>
        <w:rPr>
          <w:rStyle w:val="CommentReference"/>
        </w:rPr>
        <w:commentReference w:id="136"/>
      </w:r>
      <w:commentRangeStart w:id="108"/>
      <w:r>
        <w:rPr/>
        <w:t xml:space="preserve"> Each consents to the publication of the results from their own genome shown in this paper.</w:t>
      </w:r>
      <w:commentRangeEnd w:id="108"/>
      <w:r>
        <w:rPr>
          <w:rStyle w:val="CommentReference"/>
        </w:rPr>
        <w:commentReference w:id="108"/>
      </w:r>
      <w:r>
        <w:rPr/>
        <w:t xml:space="preserve"> HG002 is the Genome in a Bottle reference sample, analysed through public variant calls (Zook et al., 2016).</w:t>
      </w:r>
      <w:r>
        <w:rPr/>
        <w:t xml:space="preserve"> No data from the ROGEN cohort were used.</w:t>
      </w:r>
      <w:r>
        <w:rPr/>
        <w:t xml:space="preserve"> The Ethics Committee of the Institute of Biochemistry of the Romanian Academy examined the work and determined that it does not constitute research on human subjects and does not require the Committee's approval (ethics register no.</w:t>
      </w:r>
      <w:r>
        <w:rPr/>
        <w:t xml:space="preserve"> 17, 23 September 2026).</w:t>
      </w:r>
      <w:r>
        <w:rPr/>
        <w:t xml:space="preserve"> </w:t>
      </w:r>
      <w:r>
        <w:rPr/>
        <w:t>&lt;!-- AUTHOR TODO: confirm with Livia Zaharia that she consents to publishing the results from her genome, before this statement says so.</w:t>
      </w:r>
      <w:r>
        <w:rPr/>
        <w:t xml:space="preserve"> --&gt;</w:t>
      </w:r>
    </w:p>
    <w:p>
      <w:pPr>
        <w:pStyle w:val="Heading1"/>
      </w:pPr>
      <w:r>
        <w:rPr>
          <w:b/>
        </w:rPr>
        <w:t>Bibliography</w:t>
      </w:r>
    </w:p>
    <w:p>
      <w:r>
        <w:rPr/>
        <w:t>Chen, T., et al.</w:t>
      </w:r>
      <w:r>
        <w:rPr/>
        <w:t xml:space="preserve"> (2023).</w:t>
      </w:r>
      <w:r>
        <w:rPr/>
        <w:t xml:space="preserve"> VCFshiny: an R/Shiny application for interactively analyzing and visualizing genetic variants.</w:t>
      </w:r>
      <w:r>
        <w:rPr/>
        <w:t xml:space="preserve"> </w:t>
      </w:r>
      <w:r>
        <w:rPr>
          <w:i/>
        </w:rPr>
        <w:t>Bioinformatics Advances</w:t>
      </w:r>
      <w:r>
        <w:rPr/>
        <w:t>, 3(1), vbad107.</w:t>
      </w:r>
      <w:r>
        <w:rPr/>
        <w:t xml:space="preserve"> doi:10.1093/bioadv/vbad107.</w:t>
      </w:r>
    </w:p>
    <w:p>
      <w:r>
        <w:rPr/>
        <w:t>Ehman, M., et al.</w:t>
      </w:r>
      <w:r>
        <w:rPr/>
        <w:t xml:space="preserve"> (2025).</w:t>
      </w:r>
      <w:r>
        <w:rPr/>
        <w:t xml:space="preserve"> The cost and cost trajectory of genome sequencing and bioinformatics analysis for Indigenous children with suspected rare diseases.</w:t>
      </w:r>
      <w:r>
        <w:rPr/>
        <w:t xml:space="preserve"> </w:t>
      </w:r>
      <w:r>
        <w:rPr>
          <w:i/>
        </w:rPr>
        <w:t>Genetics in Medicine</w:t>
      </w:r>
      <w:r>
        <w:rPr/>
        <w:t>, 27(11), 101568.</w:t>
      </w:r>
      <w:r>
        <w:rPr/>
        <w:t xml:space="preserve"> doi:10.1016/j.gim.2025.101568.</w:t>
      </w:r>
    </w:p>
    <w:p>
      <w:r>
        <w:rPr/>
        <w:t>Illumina (2023).</w:t>
      </w:r>
      <w:r>
        <w:rPr/>
        <w:t xml:space="preserve"> </w:t>
      </w:r>
      <w:commentRangeStart w:id="76"/>
      <w:ins w:id="280" w:author="Workflow" w:date="2026-10-26T10:12:21Z">
        <w:r>
          <w:rPr/>
          <w:t>Illumina's revolutionary NovaSeq X exceeds 200th order milestone in first quarter 2023.</w:t>
        </w:r>
      </w:ins>
      <w:ins w:id="281" w:author="Workflow" w:date="2026-10-26T10:12:21Z">
        <w:r>
          <w:rPr/>
          <w:t xml:space="preserve"> </w:t>
        </w:r>
      </w:ins>
      <w:r>
        <w:rPr/>
        <w:t>Press release, 4 April 2023 ("$200 per genome"</w:t>
      </w:r>
      <w:ins w:id="282" w:author="Workflow" w:date="2026-10-26T10:12:21Z">
        <w:r>
          <w:rPr/>
          <w:t>), https://www.illumina.com/company/news-center/press-releases/2023/4b48580b-42d4-419b-8512-5adcbb069836.html; NovaSeq X product page ("$200 USD genome"</w:t>
        </w:r>
      </w:ins>
      <w:r>
        <w:rPr/>
        <w:t>, sequencing consumables only, 100 Gb per genome)</w:t>
      </w:r>
      <w:del w:id="283" w:author="Workflow" w:date="2026-10-26T10:12:21Z">
        <w:r>
          <w:rPr/>
          <w:delText>; NovaSeq X product page</w:delText>
        </w:r>
      </w:del>
      <w:commentRangeEnd w:id="76"/>
      <w:r>
        <w:rPr>
          <w:rStyle w:val="CommentReference"/>
        </w:rPr>
        <w:commentReference w:id="76"/>
      </w:r>
      <w:r>
        <w:rPr/>
        <w:t>, https://www.illumina.com/systems/sequencing-platforms/novaseq-x-plus/applications/broad-sequencing.html (accessed 10 October 2026).</w:t>
      </w:r>
    </w:p>
    <w:p>
      <w:r>
        <w:rPr/>
        <w:t>Mordaunt, D.</w:t>
      </w:r>
      <w:r>
        <w:rPr/>
        <w:t xml:space="preserve"> A., et al.</w:t>
      </w:r>
      <w:r>
        <w:rPr/>
        <w:t xml:space="preserve"> (2024).</w:t>
      </w:r>
      <w:r>
        <w:rPr/>
        <w:t xml:space="preserve"> The cost of proband and trio exome and genome analysis in rare disease: a micro-costing study.</w:t>
      </w:r>
      <w:r>
        <w:rPr/>
        <w:t xml:space="preserve"> </w:t>
      </w:r>
      <w:r>
        <w:rPr>
          <w:i/>
        </w:rPr>
        <w:t>Genetics in Medicine</w:t>
      </w:r>
      <w:r>
        <w:rPr/>
        <w:t>, 26(4), 101058.</w:t>
      </w:r>
      <w:r>
        <w:rPr/>
        <w:t xml:space="preserve"> doi:10.1016/j.gim.2023.101058.</w:t>
      </w:r>
    </w:p>
    <w:p>
      <w:r>
        <w:rPr/>
        <w:t>National Human Genome Research Institute (2021).</w:t>
      </w:r>
      <w:r>
        <w:rPr/>
        <w:t xml:space="preserve"> The Cost of Sequencing a Human Genome.</w:t>
      </w:r>
      <w:r>
        <w:rPr/>
        <w:t xml:space="preserve"> https://www.genome.gov/about-genomics/fact-sheets/Sequencing-Human-Genome-cost (accessed 10 October 2026).</w:t>
      </w:r>
    </w:p>
    <w:p>
      <w:r>
        <w:rPr/>
        <w:t>Nelson, S.</w:t>
      </w:r>
      <w:r>
        <w:rPr/>
        <w:t xml:space="preserve"> C., et al.</w:t>
      </w:r>
      <w:r>
        <w:rPr/>
        <w:t xml:space="preserve"> (2019).</w:t>
      </w:r>
      <w:r>
        <w:rPr/>
        <w:t xml:space="preserve"> Third-Party Genetic Interpretation Tools: A Mixed-Methods Study of Consumer Motivation and Behavior.</w:t>
      </w:r>
      <w:r>
        <w:rPr/>
        <w:t xml:space="preserve"> </w:t>
      </w:r>
      <w:r>
        <w:rPr>
          <w:i/>
        </w:rPr>
        <w:t>American Journal of Human Genetics</w:t>
      </w:r>
      <w:r>
        <w:rPr/>
        <w:t>, 105(1), 122–131.</w:t>
      </w:r>
      <w:r>
        <w:rPr/>
        <w:t xml:space="preserve"> doi:10.1016/j.ajhg.2019.05.014.</w:t>
      </w:r>
    </w:p>
    <w:p>
      <w:r>
        <w:rPr/>
        <w:t>O'Daniel, J.</w:t>
      </w:r>
      <w:r>
        <w:rPr/>
        <w:t xml:space="preserve"> M., et al.</w:t>
      </w:r>
      <w:r>
        <w:rPr/>
        <w:t xml:space="preserve"> (2025).</w:t>
      </w:r>
      <w:r>
        <w:rPr/>
        <w:t xml:space="preserve"> Direct-to-Consumer Genetic Testing.</w:t>
      </w:r>
      <w:r>
        <w:rPr/>
        <w:t xml:space="preserve"> </w:t>
      </w:r>
      <w:r>
        <w:rPr>
          <w:i/>
        </w:rPr>
        <w:t>NEJM Evidence</w:t>
      </w:r>
      <w:r>
        <w:rPr/>
        <w:t>, 4(11), EVIDra2400455.</w:t>
      </w:r>
      <w:r>
        <w:rPr/>
        <w:t xml:space="preserve"> doi:10.1056/EVIDra2400455.</w:t>
      </w:r>
    </w:p>
    <w:p>
      <w:r>
        <w:rPr/>
        <w:t>Ultima Genomics (2025).</w:t>
      </w:r>
      <w:r>
        <w:rPr/>
        <w:t xml:space="preserve"> Ultima Genomics increases output by over 50% and lowers sequencing costs by a further 20% with the introduction of UG 100 Solaris.</w:t>
      </w:r>
      <w:r>
        <w:rPr/>
        <w:t xml:space="preserve"> PR Newswire, 24 February 2025.</w:t>
      </w:r>
      <w:commentRangeStart w:id="77"/>
      <w:ins w:id="284" w:author="Workflow" w:date="2026-10-26T10:12:21Z">
        <w:r>
          <w:rPr/>
          <w:t xml:space="preserve"> https://www.prnewswire.com/news-releases/ultima-genomics-increases-output-by-over-50-and-lowers-sequencing-costs-by-a-further-20-with-the-introduction-of-ug-100-solaris-302382977.html</w:t>
        </w:r>
      </w:ins>
      <w:commentRangeEnd w:id="77"/>
      <w:r>
        <w:rPr>
          <w:rStyle w:val="CommentReference"/>
        </w:rPr>
        <w:commentReference w:id="77"/>
      </w:r>
    </w:p>
    <w:p>
      <w:r>
        <w:rPr/>
        <w:t>Wiewiórka, M., Khamutou, P., Zbysiński, M., &amp; Gambin, T.</w:t>
      </w:r>
      <w:r>
        <w:rPr/>
        <w:t xml:space="preserve"> (2025).</w:t>
      </w:r>
      <w:r>
        <w:rPr/>
        <w:t xml:space="preserve"> polars-bio: fast, scalable, and out-of-core operations on large genomic interval datasets.</w:t>
      </w:r>
      <w:r>
        <w:rPr/>
        <w:t xml:space="preserve"> </w:t>
      </w:r>
      <w:r>
        <w:rPr>
          <w:i/>
        </w:rPr>
        <w:t>Bioinformatics</w:t>
      </w:r>
      <w:r>
        <w:rPr/>
        <w:t>, 41(12), btaf640.</w:t>
      </w:r>
      <w:r>
        <w:rPr/>
        <w:t xml:space="preserve"> doi:10.1093/bioinformatics/btaf640.</w:t>
      </w:r>
    </w:p>
    <w:p>
      <w:r>
        <w:rPr/>
        <w:t>Behera, S., et al.</w:t>
      </w:r>
      <w:r>
        <w:rPr/>
        <w:t xml:space="preserve"> (2024).</w:t>
      </w:r>
      <w:r>
        <w:rPr/>
        <w:t xml:space="preserve"> Comprehensive genome analysis and variant detection at scale using DRAGEN.</w:t>
      </w:r>
      <w:r>
        <w:rPr/>
        <w:t xml:space="preserve"> </w:t>
      </w:r>
      <w:r>
        <w:rPr>
          <w:i/>
        </w:rPr>
        <w:t>Nature Biotechnology</w:t>
      </w:r>
      <w:r>
        <w:rPr/>
        <w:t>, 43(7), 1177–1191.</w:t>
      </w:r>
      <w:r>
        <w:rPr/>
        <w:t xml:space="preserve"> https://doi.org/10.1038/s41587-024-02382-1</w:t>
      </w:r>
    </w:p>
    <w:p>
      <w:r>
        <w:rPr/>
        <w:t>Broer, L., et al.</w:t>
      </w:r>
      <w:r>
        <w:rPr/>
        <w:t xml:space="preserve"> (2015).</w:t>
      </w:r>
      <w:r>
        <w:rPr/>
        <w:t xml:space="preserve"> GWAS of longevity in CHARGE consortium confirms APOE and FOXO3 candidacy.</w:t>
      </w:r>
      <w:r>
        <w:rPr/>
        <w:t xml:space="preserve"> </w:t>
      </w:r>
      <w:r>
        <w:rPr>
          <w:i/>
        </w:rPr>
        <w:t>The Journals of Gerontology: Series A</w:t>
      </w:r>
      <w:r>
        <w:rPr/>
        <w:t>, 70(1), 110–118.</w:t>
      </w:r>
      <w:r>
        <w:rPr/>
        <w:t xml:space="preserve"> https://doi.org/10.1093/gerona/glu166</w:t>
      </w:r>
    </w:p>
    <w:p>
      <w:r>
        <w:rPr/>
        <w:t>Byrska-Bishop, M., et al.</w:t>
      </w:r>
      <w:r>
        <w:rPr/>
        <w:t xml:space="preserve"> (2022).</w:t>
      </w:r>
      <w:r>
        <w:rPr/>
        <w:t xml:space="preserve"> High-coverage whole-genome sequencing of the expanded 1000 Genomes Project cohort including 602 trios.</w:t>
      </w:r>
      <w:r>
        <w:rPr/>
        <w:t xml:space="preserve"> </w:t>
      </w:r>
      <w:r>
        <w:rPr>
          <w:i/>
        </w:rPr>
        <w:t>Cell</w:t>
      </w:r>
      <w:r>
        <w:rPr/>
        <w:t>, 185(18), 3426–3440.e19.</w:t>
      </w:r>
      <w:r>
        <w:rPr/>
        <w:t xml:space="preserve"> https://doi.org/10.1016/j.cell.2022.08.004</w:t>
      </w:r>
    </w:p>
    <w:p>
      <w:r>
        <w:rPr/>
        <w:t>Caruso, C., et al.</w:t>
      </w:r>
      <w:r>
        <w:rPr/>
        <w:t xml:space="preserve"> (2022).</w:t>
      </w:r>
      <w:r>
        <w:rPr/>
        <w:t xml:space="preserve"> How important are genes to achieve longevity?</w:t>
      </w:r>
      <w:r>
        <w:rPr/>
        <w:t xml:space="preserve"> </w:t>
      </w:r>
      <w:r>
        <w:rPr>
          <w:i/>
        </w:rPr>
        <w:t>International Journal of Molecular Sciences</w:t>
      </w:r>
      <w:r>
        <w:rPr/>
        <w:t>, 23(10), 5635.</w:t>
      </w:r>
      <w:r>
        <w:rPr/>
        <w:t xml:space="preserve"> https://doi.org/10.3390/ijms23105635</w:t>
      </w:r>
    </w:p>
    <w:p>
      <w:r>
        <w:rPr/>
        <w:t>Chang, C.</w:t>
      </w:r>
      <w:r>
        <w:rPr/>
        <w:t xml:space="preserve"> C., et al.</w:t>
      </w:r>
      <w:r>
        <w:rPr/>
        <w:t xml:space="preserve"> (2015).</w:t>
      </w:r>
      <w:r>
        <w:rPr/>
        <w:t xml:space="preserve"> Second-generation PLINK: rising to the challenge of larger and richer datasets.</w:t>
      </w:r>
      <w:r>
        <w:rPr/>
        <w:t xml:space="preserve"> </w:t>
      </w:r>
      <w:r>
        <w:rPr>
          <w:i/>
        </w:rPr>
        <w:t>GigaScience</w:t>
      </w:r>
      <w:r>
        <w:rPr/>
        <w:t>, 4, 7.</w:t>
      </w:r>
      <w:r>
        <w:rPr/>
        <w:t xml:space="preserve"> https://doi.org/10.1186/s13742-015-0047-8</w:t>
      </w:r>
    </w:p>
    <w:p>
      <w:r>
        <w:rPr/>
        <w:t>Dagster Labs (2026).</w:t>
      </w:r>
      <w:r>
        <w:rPr/>
        <w:t xml:space="preserve"> Dagster: an orchestration platform for data assets.</w:t>
      </w:r>
      <w:r>
        <w:rPr/>
        <w:t xml:space="preserve"> https://github.com/dagster-io/dagster</w:t>
      </w:r>
    </w:p>
    <w:p>
      <w:r>
        <w:rPr/>
        <w:t>Dyer, S.</w:t>
      </w:r>
      <w:r>
        <w:rPr/>
        <w:t xml:space="preserve"> C., et al.</w:t>
      </w:r>
      <w:r>
        <w:rPr/>
        <w:t xml:space="preserve"> (2025).</w:t>
      </w:r>
      <w:r>
        <w:rPr/>
        <w:t xml:space="preserve"> Ensembl 2025.</w:t>
      </w:r>
      <w:r>
        <w:rPr/>
        <w:t xml:space="preserve"> </w:t>
      </w:r>
      <w:r>
        <w:rPr>
          <w:i/>
        </w:rPr>
        <w:t>Nucleic Acids Research</w:t>
      </w:r>
      <w:r>
        <w:rPr/>
        <w:t>, 53(D1), D948–D957.</w:t>
      </w:r>
      <w:r>
        <w:rPr/>
        <w:t xml:space="preserve"> https://doi.org/10.1093/nar/gkae1071</w:t>
      </w:r>
    </w:p>
    <w:p>
      <w:r>
        <w:rPr/>
        <w:t>[dataset] Kulaga, A.</w:t>
      </w:r>
      <w:r>
        <w:rPr/>
        <w:t xml:space="preserve"> (2026).</w:t>
      </w:r>
      <w:r>
        <w:rPr/>
        <w:t xml:space="preserve"> Anton Kulaga genome.</w:t>
      </w:r>
      <w:r>
        <w:rPr/>
        <w:t xml:space="preserve"> Zenodo.</w:t>
      </w:r>
      <w:r>
        <w:rPr/>
        <w:t xml:space="preserve"> https://doi.org/10.5281/zenodo.18370498.</w:t>
      </w:r>
    </w:p>
    <w:p>
      <w:r>
        <w:rPr/>
        <w:t>Kulaga, A., et al.</w:t>
      </w:r>
      <w:r>
        <w:rPr/>
        <w:t xml:space="preserve"> (2024).</w:t>
      </w:r>
      <w:r>
        <w:rPr/>
        <w:t xml:space="preserve"> Just-DNA-Seq, open-source personal genomics platform: longevity science for everyone.</w:t>
      </w:r>
      <w:r>
        <w:rPr/>
        <w:t xml:space="preserve"> </w:t>
      </w:r>
      <w:r>
        <w:rPr>
          <w:i/>
        </w:rPr>
        <w:t>arXiv</w:t>
      </w:r>
      <w:r>
        <w:rPr/>
        <w:t>:2403.19087.</w:t>
      </w:r>
      <w:r>
        <w:rPr/>
        <w:t xml:space="preserve"> https://arxiv.org/abs/2403.19087</w:t>
      </w:r>
    </w:p>
    <w:p>
      <w:r>
        <w:rPr/>
        <w:t>Lambert, S.</w:t>
      </w:r>
      <w:r>
        <w:rPr/>
        <w:t xml:space="preserve"> A., et al.</w:t>
      </w:r>
      <w:r>
        <w:rPr/>
        <w:t xml:space="preserve"> (2021).</w:t>
      </w:r>
      <w:r>
        <w:rPr/>
        <w:t xml:space="preserve"> The Polygenic Score Catalog as an open database for reproducibility and systematic evaluation.</w:t>
      </w:r>
      <w:r>
        <w:rPr/>
        <w:t xml:space="preserve"> </w:t>
      </w:r>
      <w:r>
        <w:rPr>
          <w:i/>
        </w:rPr>
        <w:t>Nature Genetics</w:t>
      </w:r>
      <w:r>
        <w:rPr/>
        <w:t>, 53(4), 420–425.</w:t>
      </w:r>
      <w:r>
        <w:rPr/>
        <w:t xml:space="preserve"> https://doi.org/10.1038/s41588-021-00783-5</w:t>
      </w:r>
    </w:p>
    <w:p>
      <w:r>
        <w:rPr/>
        <w:t>Landrum, M.</w:t>
      </w:r>
      <w:r>
        <w:rPr/>
        <w:t xml:space="preserve"> J., et al.</w:t>
      </w:r>
      <w:r>
        <w:rPr/>
        <w:t xml:space="preserve"> (2018).</w:t>
      </w:r>
      <w:r>
        <w:rPr/>
        <w:t xml:space="preserve"> ClinVar: improving access to variant interpretations and supporting evidence.</w:t>
      </w:r>
      <w:r>
        <w:rPr/>
        <w:t xml:space="preserve"> </w:t>
      </w:r>
      <w:r>
        <w:rPr>
          <w:i/>
        </w:rPr>
        <w:t>Nucleic Acids Research</w:t>
      </w:r>
      <w:r>
        <w:rPr/>
        <w:t>, 46(D1), D1062–D1067.</w:t>
      </w:r>
      <w:r>
        <w:rPr/>
        <w:t xml:space="preserve"> https://doi.org/10.1093/nar/gkx1153</w:t>
      </w:r>
    </w:p>
    <w:p>
      <w:r>
        <w:rPr/>
        <w:t>Manrai, A.</w:t>
      </w:r>
      <w:r>
        <w:rPr/>
        <w:t xml:space="preserve"> K., et al.</w:t>
      </w:r>
      <w:r>
        <w:rPr/>
        <w:t xml:space="preserve"> (2016).</w:t>
      </w:r>
      <w:r>
        <w:rPr/>
        <w:t xml:space="preserve"> Genetic misdiagnoses and the potential for health disparities.</w:t>
      </w:r>
      <w:r>
        <w:rPr/>
        <w:t xml:space="preserve"> </w:t>
      </w:r>
      <w:r>
        <w:rPr>
          <w:i/>
        </w:rPr>
        <w:t>The New England Journal of Medicine</w:t>
      </w:r>
      <w:r>
        <w:rPr/>
        <w:t>, 375(7), 655–665.</w:t>
      </w:r>
      <w:r>
        <w:rPr/>
        <w:t xml:space="preserve"> https://doi.org/10.1056/NEJMsa1507092</w:t>
      </w:r>
    </w:p>
    <w:p>
      <w:r>
        <w:rPr/>
        <w:t>Poplin, R., et al.</w:t>
      </w:r>
      <w:r>
        <w:rPr/>
        <w:t xml:space="preserve"> (2018).</w:t>
      </w:r>
      <w:r>
        <w:rPr/>
        <w:t xml:space="preserve"> A universal SNP and small-indel variant caller using deep neural networks.</w:t>
      </w:r>
      <w:r>
        <w:rPr/>
        <w:t xml:space="preserve"> </w:t>
      </w:r>
      <w:r>
        <w:rPr>
          <w:i/>
        </w:rPr>
        <w:t>Nature Biotechnology</w:t>
      </w:r>
      <w:r>
        <w:rPr/>
        <w:t>, 36(10), 983–987.</w:t>
      </w:r>
      <w:r>
        <w:rPr/>
        <w:t xml:space="preserve"> https://doi.org/10.1038/nbt.4235</w:t>
      </w:r>
    </w:p>
    <w:p>
      <w:r>
        <w:rPr/>
        <w:t>Raasveldt, M., &amp; Mühleisen, H.</w:t>
      </w:r>
      <w:r>
        <w:rPr/>
        <w:t xml:space="preserve"> (2019).</w:t>
      </w:r>
      <w:r>
        <w:rPr/>
        <w:t xml:space="preserve"> DuckDB: an embeddable analytical database.</w:t>
      </w:r>
      <w:r>
        <w:rPr/>
        <w:t xml:space="preserve"> </w:t>
      </w:r>
      <w:r>
        <w:rPr>
          <w:i/>
        </w:rPr>
        <w:t>Proceedings of the 2019 International Conference on Management of Data (SIGMOD '19)</w:t>
      </w:r>
      <w:r>
        <w:rPr/>
        <w:t>, 1981–1984.</w:t>
      </w:r>
      <w:r>
        <w:rPr/>
        <w:t xml:space="preserve"> https://doi.org/10.1145/3299869.3320212</w:t>
      </w:r>
    </w:p>
    <w:p>
      <w:r>
        <w:rPr/>
        <w:t>Reflex (2026).</w:t>
      </w:r>
      <w:r>
        <w:rPr/>
        <w:t xml:space="preserve"> Reflex: web apps in pure Python.</w:t>
      </w:r>
      <w:r>
        <w:rPr/>
        <w:t xml:space="preserve"> https://github.com/reflex-dev/reflex</w:t>
      </w:r>
    </w:p>
    <w:p>
      <w:r>
        <w:rPr/>
        <w:t>Shenhar, B., Pridham, G., De Oliveira, T.</w:t>
      </w:r>
      <w:r>
        <w:rPr/>
        <w:t xml:space="preserve"> L., Raz, N., Yang, Y., Deelen, J., Hägg, S., &amp; Alon, U.</w:t>
      </w:r>
      <w:r>
        <w:rPr/>
        <w:t xml:space="preserve"> (2026).</w:t>
      </w:r>
      <w:r>
        <w:rPr/>
        <w:t xml:space="preserve"> Heritability of intrinsic human life span is about 50% when confounding factors are addressed.</w:t>
      </w:r>
      <w:r>
        <w:rPr/>
        <w:t xml:space="preserve"> </w:t>
      </w:r>
      <w:r>
        <w:rPr>
          <w:i/>
        </w:rPr>
        <w:t>Science</w:t>
      </w:r>
      <w:r>
        <w:rPr/>
        <w:t>, 391(6784), 504–510.</w:t>
      </w:r>
      <w:r>
        <w:rPr/>
        <w:t xml:space="preserve"> https://doi.org/10.1126/science.adz1187</w:t>
      </w:r>
    </w:p>
    <w:p>
      <w:r>
        <w:rPr/>
        <w:t>Tacutu, R., et al.</w:t>
      </w:r>
      <w:r>
        <w:rPr/>
        <w:t xml:space="preserve"> (2018).</w:t>
      </w:r>
      <w:r>
        <w:rPr/>
        <w:t xml:space="preserve"> Human Ageing Genomic Resources: new and updated databases.</w:t>
      </w:r>
      <w:r>
        <w:rPr/>
        <w:t xml:space="preserve"> </w:t>
      </w:r>
      <w:r>
        <w:rPr>
          <w:i/>
        </w:rPr>
        <w:t>Nucleic Acids Research</w:t>
      </w:r>
      <w:r>
        <w:rPr/>
        <w:t>, 46(D1), D1083–D1090.</w:t>
      </w:r>
      <w:r>
        <w:rPr/>
        <w:t xml:space="preserve"> https://doi.org/10.1093/nar/gkx1042</w:t>
      </w:r>
    </w:p>
    <w:p>
      <w:r>
        <w:rPr/>
        <w:t>Tandy-Connor, S., et al.</w:t>
      </w:r>
      <w:r>
        <w:rPr/>
        <w:t xml:space="preserve"> (2018).</w:t>
      </w:r>
      <w:r>
        <w:rPr/>
        <w:t xml:space="preserve"> False-positive results released by direct-to-consumer genetic tests highlight the importance of clinical confirmation testing for appropriate patient care.</w:t>
      </w:r>
      <w:r>
        <w:rPr/>
        <w:t xml:space="preserve"> </w:t>
      </w:r>
      <w:r>
        <w:rPr>
          <w:i/>
        </w:rPr>
        <w:t>Genetics in Medicine</w:t>
      </w:r>
      <w:r>
        <w:rPr/>
        <w:t>, 20(12), 1515–1521.</w:t>
      </w:r>
      <w:r>
        <w:rPr/>
        <w:t xml:space="preserve"> https://doi.org/10.1038/gim.2018.38</w:t>
      </w:r>
    </w:p>
    <w:p>
      <w:r>
        <w:rPr/>
        <w:t>Whirl-Carrillo, M., et al.</w:t>
      </w:r>
      <w:r>
        <w:rPr/>
        <w:t xml:space="preserve"> (2021).</w:t>
      </w:r>
      <w:r>
        <w:rPr/>
        <w:t xml:space="preserve"> An evidence-based framework for evaluating pharmacogenomics knowledge for personalized medicine.</w:t>
      </w:r>
      <w:r>
        <w:rPr/>
        <w:t xml:space="preserve"> </w:t>
      </w:r>
      <w:r>
        <w:rPr>
          <w:i/>
        </w:rPr>
        <w:t>Clinical Pharmacology &amp; Therapeutics</w:t>
      </w:r>
      <w:r>
        <w:rPr/>
        <w:t>, 110(3), 563–572.</w:t>
      </w:r>
      <w:r>
        <w:rPr/>
        <w:t xml:space="preserve"> https://doi.org/10.1002/cpt.2350</w:t>
      </w:r>
    </w:p>
    <w:p>
      <w:r>
        <w:rPr/>
        <w:t>[dataset] Zaharia, L.</w:t>
      </w:r>
      <w:r>
        <w:rPr/>
        <w:t xml:space="preserve"> (2026).</w:t>
      </w:r>
      <w:r>
        <w:rPr/>
        <w:t xml:space="preserve"> Livia Zaharia genome.</w:t>
      </w:r>
      <w:r>
        <w:rPr/>
        <w:t xml:space="preserve"> Zenodo.</w:t>
      </w:r>
      <w:r>
        <w:rPr/>
        <w:t xml:space="preserve"> https://doi.org/10.5281/zenodo.19487816.</w:t>
      </w:r>
    </w:p>
    <w:p>
      <w:r>
        <w:rPr/>
        <w:t>Zhang, D., et al.</w:t>
      </w:r>
      <w:r>
        <w:rPr/>
        <w:t xml:space="preserve"> (2020).</w:t>
      </w:r>
      <w:r>
        <w:rPr/>
        <w:t xml:space="preserve"> Fast and robust ancestry prediction using principal component analysis.</w:t>
      </w:r>
      <w:r>
        <w:rPr/>
        <w:t xml:space="preserve"> </w:t>
      </w:r>
      <w:r>
        <w:rPr>
          <w:i/>
        </w:rPr>
        <w:t>Bioinformatics</w:t>
      </w:r>
      <w:r>
        <w:rPr/>
        <w:t>, 36(11), 3439–3446.</w:t>
      </w:r>
      <w:r>
        <w:rPr/>
        <w:t xml:space="preserve"> https://doi.org/10.1093/bioinformatics/btaa152</w:t>
      </w:r>
    </w:p>
    <w:p>
      <w:r>
        <w:rPr/>
        <w:t>Zook, J.</w:t>
      </w:r>
      <w:r>
        <w:rPr/>
        <w:t xml:space="preserve"> M., et al.</w:t>
      </w:r>
      <w:r>
        <w:rPr/>
        <w:t xml:space="preserve"> (2016).</w:t>
      </w:r>
      <w:r>
        <w:rPr/>
        <w:t xml:space="preserve"> Extensive sequencing of seven human genomes to characterize benchmark reference materials.</w:t>
      </w:r>
      <w:r>
        <w:rPr/>
        <w:t xml:space="preserve"> </w:t>
      </w:r>
      <w:r>
        <w:rPr>
          <w:i/>
        </w:rPr>
        <w:t>Scientific Data</w:t>
      </w:r>
      <w:r>
        <w:rPr/>
        <w:t>, 3, 160025.</w:t>
      </w:r>
      <w:r>
        <w:rPr/>
        <w:t xml:space="preserve"> https://doi.org/10.1038/sdata.2016.25</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Story" w:initials="S" w:date="2026-10-26T10:12:20Z">
    <w:p>
      <w:pPr>
        <w:pStyle w:val="CommentText"/>
      </w:pPr>
      <w:r>
        <w:rPr>
          <w:rStyle w:val="CommentReference"/>
        </w:rPr>
        <w:annotationRef/>
      </w:r>
      <w:r>
        <w:t>Proposed: Say in the Abstract what the Model Context Protocol interfaces are for. Why: Two readers stopped at the protocol's name; two words say who uses it, a fact the Introduction already states. (proposal) (ST-C4)</w:t>
      </w:r>
    </w:p>
  </w:comment>
  <w:comment w:id="1" w:author="Reference check" w:initials="RC" w:date="2026-10-26T10:12:20Z">
    <w:p>
      <w:pPr>
        <w:pStyle w:val="CommentText"/>
      </w:pPr>
      <w:r>
        <w:rPr>
          <w:rStyle w:val="CommentReference"/>
        </w:rPr>
        <w:annotationRef/>
      </w:r>
      <w:r>
        <w:t>Proposed: Opening sentence: place each citation after the part it supports. Why: Chen et al. 2023 support the difficulty of examining VCFs without bioinformatics expertise, while Nelson et al. 2019 and O'Daniel et al. 2025 report that people with raw data turn to third-party interpretation tools; the hook stays and each citation now sits beside what it supports. (proposal) (RF-C13)</w:t>
      </w:r>
    </w:p>
  </w:comment>
  <w:comment w:id="2" w:author="Workflow" w:initials="W" w:date="2026-10-26T10:12:20Z">
    <w:p>
      <w:pPr>
        <w:pStyle w:val="CommentText"/>
      </w:pPr>
      <w:r>
        <w:rPr>
          <w:rStyle w:val="CommentReference"/>
        </w:rPr>
        <w:annotationRef/>
      </w:r>
      <w:r>
        <w:t>Applied: Only Illumina says its genome price covers consumables. Why: Only Illumina says its genome price covers consumables. Illumina's product page lists the US$200 genome as consumables only, while Ultima's 2025 release derives US$80 from a per-read price without saying what it includes, so 'advertised the sequencing' is what both sources carry. (improve.C44)</w:t>
      </w:r>
    </w:p>
  </w:comment>
  <w:comment w:id="3" w:author="Prose edit" w:initials="PE" w:date="2026-10-26T10:12:20Z">
    <w:p>
      <w:pPr>
        <w:pStyle w:val="CommentText"/>
      </w:pPr>
      <w:r>
        <w:rPr>
          <w:rStyle w:val="CommentReference"/>
        </w:rPr>
        <w:annotationRef/>
      </w:r>
      <w:r>
        <w:t>Applied: Abbreviation expanded at first use. Why: Abbreviation expanded at first use. NHGRI appeared in the text without its name; the sentence now names the National Human Genome Research Institute once, which the bibliography entry already uses. (prose-edit.C1)</w:t>
      </w:r>
    </w:p>
  </w:comment>
  <w:comment w:id="4" w:author="Workflow" w:initials="W" w:date="2026-10-26T10:12:20Z">
    <w:p>
      <w:pPr>
        <w:pStyle w:val="CommentText"/>
      </w:pPr>
      <w:r>
        <w:rPr>
          <w:rStyle w:val="CommentReference"/>
        </w:rPr>
        <w:annotationRef/>
      </w:r>
      <w:r>
        <w:t>Applied: Table S7 lists 23 tools besides Just-DNA-Lite. Why: Table S7 lists 23 tools besides Just-DNA-Lite. Its rows are 5 annotation engines, 9 personal-genome platforms, 7 polygenic score tools and 2 AI-assistant tools. (improve.C3)</w:t>
      </w:r>
    </w:p>
  </w:comment>
  <w:comment w:id="5" w:author="Workflow" w:initials="W" w:date="2026-10-26T10:12:20Z">
    <w:p>
      <w:pPr>
        <w:pStyle w:val="CommentText"/>
      </w:pPr>
      <w:r>
        <w:rPr>
          <w:rStyle w:val="CommentReference"/>
        </w:rPr>
        <w:annotationRef/>
      </w:r>
      <w:r>
        <w:t>Applied: FOXO3 came from candidate-gene studies, not repeated GWAS. Why: FOXO3 came from candidate-gene studies, not repeated GWAS. Broer et al. 2015 write that FOXO3 was replicated in candidate-gene studies but not identified in GWAS, and Caruso et al. 2022 that GWAS results replicate only for APOE; 'genetic association studies' is what both sources support. (improve.C1) Applied: Split a 37-word sentence on the genetics of longevity in two. Why: Split a 37-word sentence on the genetics of longevity in two. Both findings and their citations are unchanged. (story.C2)</w:t>
      </w:r>
    </w:p>
  </w:comment>
  <w:comment w:id="6" w:author="Workflow" w:initials="W" w:date="2026-10-26T10:12:20Z">
    <w:p>
      <w:pPr>
        <w:pStyle w:val="CommentText"/>
      </w:pPr>
      <w:r>
        <w:rPr>
          <w:rStyle w:val="CommentReference"/>
        </w:rPr>
        <w:annotationRef/>
      </w:r>
      <w:r>
        <w:t>Applied: LongevityMap lists variants tested for association, half of them negative. Why: LongevityMap lists variants tested for association, half of them negative. Tacutu et al. 2018 report 550 entries for 3,144 variants, of which 275 entries are significant findings, so the sentence now says what the database holds. (improve.C2)</w:t>
      </w:r>
    </w:p>
  </w:comment>
  <w:comment w:id="7" w:author="Story" w:initials="S" w:date="2026-10-26T10:12:20Z">
    <w:p>
      <w:pPr>
        <w:pStyle w:val="CommentText"/>
      </w:pPr>
      <w:r>
        <w:rPr>
          <w:rStyle w:val="CommentReference"/>
        </w:rPr>
        <w:annotationRef/>
      </w:r>
      <w:r>
        <w:t>Applied: Gave the privacy stake its own sentence. Why: Gave the privacy stake its own sentence. The run's corrections had raised the Introduction's share of sentences over 35 words from 17% to 26%; this 55-word sentence now says what the platform must be, then that it must protect privacy and why, with every clause kept. (story.C1)</w:t>
      </w:r>
    </w:p>
  </w:comment>
  <w:comment w:id="8" w:author="Prose edit" w:initials="PE" w:date="2026-10-26T10:12:20Z">
    <w:p>
      <w:pPr>
        <w:pStyle w:val="CommentText"/>
      </w:pPr>
      <w:r>
        <w:rPr>
          <w:rStyle w:val="CommentReference"/>
        </w:rPr>
        <w:annotationRef/>
      </w:r>
      <w:r>
        <w:t>Applied: Abbreviation expanded at first use. Why: Abbreviation expanded at first use. GDPR is spelled out as the General Data Protection Regulation where it first appears; the later mention in Section 5.3 keeps the short form. (prose-edit.C2)</w:t>
      </w:r>
    </w:p>
  </w:comment>
  <w:comment w:id="9" w:author="Prose edit" w:initials="PE" w:date="2026-10-26T10:12:20Z">
    <w:p>
      <w:pPr>
        <w:pStyle w:val="CommentText"/>
      </w:pPr>
      <w:r>
        <w:rPr>
          <w:rStyle w:val="CommentReference"/>
        </w:rPr>
        <w:annotationRef/>
      </w:r>
      <w:r>
        <w:t>Applied: Supplement label made consistent. Why: Supplement label made consistent. Every other cross-reference reads 'Supplementary S2', 'Supplementary S12' and so on, and S1 is a section of the same supplement, not a separate file. (prose-edit.C3)</w:t>
      </w:r>
    </w:p>
  </w:comment>
  <w:comment w:id="10" w:author="Workflow" w:initials="W" w:date="2026-10-26T10:12:20Z">
    <w:p>
      <w:pPr>
        <w:pStyle w:val="CommentText"/>
      </w:pPr>
      <w:r>
        <w:rPr>
          <w:rStyle w:val="CommentReference"/>
        </w:rPr>
        <w:annotationRef/>
      </w:r>
      <w:r>
        <w:t>Applied: The step tracker records no sampled peak. Why: The step tracker records no sampled peak. runtime.py reads resident memory when a step starts and when it ends and keeps the larger value, so the sentence now says what it records; the benchmark's peak memory comes from a separate 10 Hz sampler and is unaffected. (improve.C4)</w:t>
      </w:r>
    </w:p>
  </w:comment>
  <w:comment w:id="11" w:author="Workflow" w:initials="W" w:date="2026-10-26T10:12:20Z">
    <w:p>
      <w:pPr>
        <w:pStyle w:val="CommentText"/>
      </w:pPr>
      <w:r>
        <w:rPr>
          <w:rStyle w:val="CommentReference"/>
        </w:rPr>
        <w:annotationRef/>
      </w:r>
      <w:r>
        <w:t>Applied: The depth and quality thresholds are on by default. Why: The depth and quality thresholds are on by default. The shipped modules.yaml sets min_depth 10 and min_qual 20 with unstated_metrics: keep, so a passing record without DP or QUAL is judged by FILTER alone; 'optional' read as off unless chosen. (improve.C5) Applied: Split the 57-word quality-filter sentence at its semicolon. Why: Split the 57-word quality-filter sentence at its semicolon. Nothing was removed; the rule for passing records without depth or quality now reads as its own sentence. (story.C3)</w:t>
      </w:r>
    </w:p>
  </w:comment>
  <w:comment w:id="12" w:author="Prose edit" w:initials="PE" w:date="2026-10-26T10:12:20Z">
    <w:p>
      <w:pPr>
        <w:pStyle w:val="CommentText"/>
      </w:pPr>
      <w:r>
        <w:rPr>
          <w:rStyle w:val="CommentReference"/>
        </w:rPr>
        <w:annotationRef/>
      </w:r>
      <w:r>
        <w:t>Applied: Agreement of 'data' made consistent. Why: Agreement of 'data' made consistent. The paper treats data as plural elsewhere ('genomic data are', 'Its training data are'); this sentence now does too. (prose-edit.C4)</w:t>
      </w:r>
    </w:p>
  </w:comment>
  <w:comment w:id="13" w:author="Workflow" w:initials="W" w:date="2026-10-26T10:12:20Z">
    <w:p>
      <w:pPr>
        <w:pStyle w:val="CommentText"/>
      </w:pPr>
      <w:r>
        <w:rPr>
          <w:rStyle w:val="CommentReference"/>
        </w:rPr>
        <w:annotationRef/>
      </w:r>
      <w:r>
        <w:t>Applied: The annotation join was not specified. Why: The annotation join was not specified. hf_logic.py joins on chromosome, position and the genotype's allele strings with the module's ref required to agree, or on rsID and genotype, and stops an rsID-only module on a VCF without rsIDs so the report lists it as not read; alleles are compared as strings, so a differently spelled indel does not match. (improve.C45) Applied: Long join sentence split into four. Why: Long join sentence split into four. The single sentence held the join keys, a parenthesis on how genotypes are compared, the reference-allele condition and the rsID fallback, so the 'or by rsID' branch was hard to connect to 'by chromosome, position and genotype'. The same conditions now stand in separate sentences, in the same order, with no condition added or dropped; the wording from the earlier correction (change 45) is kept. (prose-edit.C5)</w:t>
      </w:r>
    </w:p>
  </w:comment>
  <w:comment w:id="14" w:author="Story" w:initials="S" w:date="2026-10-26T10:12:20Z">
    <w:p>
      <w:pPr>
        <w:pStyle w:val="CommentText"/>
      </w:pPr>
      <w:r>
        <w:rPr>
          <w:rStyle w:val="CommentReference"/>
        </w:rPr>
        <w:annotationRef/>
      </w:r>
      <w:r>
        <w:t>Applied: Ended the Ensembl join sentence after its citation (first of two records for one split). Why: Ended the Ensembl join sentence after its citation (first of two records for one split). The 41-word sentence is now two; this record holds the full stop. (story.C4)</w:t>
      </w:r>
    </w:p>
  </w:comment>
  <w:comment w:id="15" w:author="Workflow" w:initials="W" w:date="2026-10-26T10:12:20Z">
    <w:p>
      <w:pPr>
        <w:pStyle w:val="CommentText"/>
      </w:pPr>
      <w:r>
        <w:rPr>
          <w:rStyle w:val="CommentReference"/>
        </w:rPr>
        <w:annotationRef/>
      </w:r>
      <w:r>
        <w:t>Applied: The Ensembl join adds no consequence types. Why: The Ensembl join adds no consequence types. The cached Ensembl Variation tables carry clinical-significance flags, a variant class (TSA) and source flags (dbSNP, ClinVar, COSMIC, HGMD) but no consequence column, so the sentence now names what the join adds. (improve.C6) Applied: Made the fields the Ensembl annotation adds a sentence of its own (second of two records for one split). Why: Made the fields the Ensembl annotation adds a sentence of its own (second of two records for one split). The list of fields is unchanged. (story.C5)</w:t>
      </w:r>
    </w:p>
  </w:comment>
  <w:comment w:id="16" w:author="Workflow" w:initials="W" w:date="2026-10-26T10:12:20Z">
    <w:p>
      <w:pPr>
        <w:pStyle w:val="CommentText"/>
      </w:pPr>
      <w:r>
        <w:rPr>
          <w:rStyle w:val="CommentReference"/>
        </w:rPr>
        <w:annotationRef/>
      </w:r>
      <w:r>
        <w:t>Applied: The Ensembl cache is not downloaded through fsspec. Why: The Ensembl cache is not downloaded through fsspec. ensembl_download.py fetches each file over HTTPS and replaces the cached copy only after its size and SHA-256 match the published values, which is worth saying. (improve.C7)</w:t>
      </w:r>
    </w:p>
  </w:comment>
  <w:comment w:id="17" w:author="Prose edit" w:initials="PE" w:date="2026-10-26T10:12:20Z">
    <w:p>
      <w:pPr>
        <w:pStyle w:val="CommentText"/>
      </w:pPr>
      <w:r>
        <w:rPr>
          <w:rStyle w:val="CommentReference"/>
        </w:rPr>
        <w:annotationRef/>
      </w:r>
      <w:r>
        <w:t>Applied: Term made consistent. Why: Term made consistent. The paper writes 'call set' in every other place (Sections 4.1 and 5.4, Table 2); 'callsets' here now matches. (prose-edit.C6)</w:t>
      </w:r>
    </w:p>
  </w:comment>
  <w:comment w:id="18" w:author="Prose edit" w:initials="PE" w:date="2026-10-26T10:12:20Z">
    <w:p>
      <w:pPr>
        <w:pStyle w:val="CommentText"/>
      </w:pPr>
      <w:r>
        <w:rPr>
          <w:rStyle w:val="CommentReference"/>
        </w:rPr>
        <w:annotationRef/>
      </w:r>
      <w:r>
        <w:t>Proposed: Give the nearby-calls caveat its condition. Why: The caveat about nearby calls follows sentences that never say restoration needs them; S12 states that a restored site must be within 10 kb of a called variant, and the next sentence already points to S12 for the distance limit. (proposal) (PE-C4)</w:t>
      </w:r>
    </w:p>
  </w:comment>
  <w:comment w:id="19" w:author="Story" w:initials="S" w:date="2026-10-26T10:12:20Z">
    <w:p>
      <w:pPr>
        <w:pStyle w:val="CommentText"/>
      </w:pPr>
      <w:r>
        <w:rPr>
          <w:rStyle w:val="CommentReference"/>
        </w:rPr>
        <w:annotationRef/>
      </w:r>
      <w:r>
        <w:t>Applied: Put the module-authoring paragraph before the format-library paragraph. Why: Put the module-authoring paragraph before the format-library paragraph. All three simulated readers lost interest at the format paragraph's opening, which named libraries and contracts before they had seen what a module is made of; now the authoring route (CSV tables and a YAML file compiled to Parquet) comes first and the format paragraph leads into module discovery. Both paragraphs are unchanged. (story.C6)</w:t>
      </w:r>
    </w:p>
  </w:comment>
  <w:comment w:id="20" w:author="Workflow" w:initials="W" w:date="2026-10-26T10:12:20Z">
    <w:p>
      <w:pPr>
        <w:pStyle w:val="CommentText"/>
      </w:pPr>
      <w:r>
        <w:rPr>
          <w:rStyle w:val="CommentReference"/>
        </w:rPr>
        <w:annotationRef/>
      </w:r>
      <w:r>
        <w:t>Applied: Downloaded modules are not verified. Why: Downloaded modules are not verified. Discovery records the digest a module claims without calling verify_manifest (hf_modules.py) and the Catalog install uses the non-verifying get_tarball (state.py), so the sentence now says what is recorded, matching Supplementary S13. (improve.C8)</w:t>
      </w:r>
    </w:p>
  </w:comment>
  <w:comment w:id="21" w:author="Workflow" w:initials="W" w:date="2026-10-26T10:12:20Z">
    <w:p>
      <w:pPr>
        <w:pStyle w:val="CommentText"/>
      </w:pPr>
      <w:r>
        <w:rPr>
          <w:rStyle w:val="CommentReference"/>
        </w:rPr>
        <w:annotationRef/>
      </w:r>
      <w:r>
        <w:t>Applied: A run writes one report covering all selected modules. Why: A run writes one report covering all selected modules. report_logic.py titles a multi-module report 'Genomic Annotation Report' with one section per module; a module-titled report appears only when one module is selected. (improve.C9)</w:t>
      </w:r>
    </w:p>
  </w:comment>
  <w:comment w:id="22" w:author="Workflow" w:initials="W" w:date="2026-10-26T10:12:20Z">
    <w:p>
      <w:pPr>
        <w:pStyle w:val="CommentText"/>
      </w:pPr>
      <w:r>
        <w:rPr>
          <w:rStyle w:val="CommentReference"/>
        </w:rPr>
        <w:annotationRef/>
      </w:r>
      <w:r>
        <w:t>Applied: Figure 1 was never cited. Why: Figure 1 was never cited. The paragraph describes the interface the figure shows, so it now points to it (routine). (improve.C10)</w:t>
      </w:r>
    </w:p>
  </w:comment>
  <w:comment w:id="23" w:author="Workflow" w:initials="W" w:date="2026-10-26T10:12:20Z">
    <w:p>
      <w:pPr>
        <w:pStyle w:val="CommentText"/>
      </w:pPr>
      <w:r>
        <w:rPr>
          <w:rStyle w:val="CommentReference"/>
        </w:rPr>
        <w:annotationRef/>
      </w:r>
      <w:r>
        <w:t>Applied: The grid has no consequence types and only a yes/no phenotype flag. Why: The grid has no consequence types and only a yes/no phenotype flag. The Ensembl tables carry no consequence column and record phenotype information as the single flag E_Phenotype_or_Disease. (improve.C11)</w:t>
      </w:r>
    </w:p>
  </w:comment>
  <w:comment w:id="24" w:author="Deslop" w:initials="D" w:date="2026-10-26T10:12:20Z">
    <w:p>
      <w:pPr>
        <w:pStyle w:val="CommentText"/>
      </w:pPr>
      <w:r>
        <w:rPr>
          <w:rStyle w:val="CommentReference"/>
        </w:rPr>
        <w:annotationRef/>
      </w:r>
      <w:r>
        <w:t>Applied: A restated purpose of the default modules cut. Why: A restated purpose of the default modules cut. The second paragraph of this section already says the ported modules serve as worked examples of the no-code module format rather than as a definitive trait catalogue, and the first says they illustrate the module system; the clause cut here said the same a third time (a sentence the reader already has). No claim, number or caveat is lost. (deslop.C1)</w:t>
      </w:r>
    </w:p>
  </w:comment>
  <w:comment w:id="25" w:author="Workflow" w:initials="W" w:date="2026-10-26T10:12:20Z">
    <w:p>
      <w:pPr>
        <w:pStyle w:val="CommentText"/>
      </w:pPr>
      <w:r>
        <w:rPr>
          <w:rStyle w:val="CommentReference"/>
        </w:rPr>
        <w:annotationRef/>
      </w:r>
      <w:r>
        <w:t>Applied: The main text omitted that only significant LongevityMap associations were kept. Why: The main text omitted that only significant LongevityMap associations were kept. Table S4 records the module's curation as variants 'filtered for significant associations and expanded with meta-analyses published after 2017'. (improve.C46)</w:t>
      </w:r>
    </w:p>
  </w:comment>
  <w:comment w:id="26" w:author="Workflow" w:initials="W" w:date="2026-10-26T10:12:20Z">
    <w:p>
      <w:pPr>
        <w:pStyle w:val="CommentText"/>
      </w:pPr>
      <w:r>
        <w:rPr>
          <w:rStyle w:val="CommentReference"/>
        </w:rPr>
        <w:annotationRef/>
      </w:r>
      <w:r>
        <w:t>Applied: The genotype-weight rule was wrong when the associated allele is the reference. Why: The genotype-weight rule was wrong when the associated allele is the reference. In the registered longevitymap 1.2.0 weights, rs2802292's associated allele is the reference G: G/G carries 0.95 and G/T 0.475, so 'reference genotype' could not mean weight 0. (improve.C47) Applied: Made the remark about the reference allele its own sentence. Why: Made the remark about the reference allele its own sentence. The genotype-weight sentence had grown to 52 words in this run; its content is unchanged. (story.C7)</w:t>
      </w:r>
    </w:p>
  </w:comment>
  <w:comment w:id="27" w:author="Questions for the authors" w:initials="QF" w:date="2026-10-26T10:12:20Z">
    <w:p>
      <w:pPr>
        <w:pStyle w:val="CommentText"/>
      </w:pPr>
      <w:r>
        <w:rPr>
          <w:rStyle w:val="CommentReference"/>
        </w:rPr>
        <w:annotationRef/>
      </w:r>
      <w:r>
        <w:t>Question for the authors: Please confirm against the module's weights table that G is the allele the module scores. (ST-C5)</w:t>
      </w:r>
    </w:p>
  </w:comment>
  <w:comment w:id="28" w:author="Story" w:initials="S" w:date="2026-10-26T10:12:20Z">
    <w:p>
      <w:pPr>
        <w:pStyle w:val="CommentText"/>
      </w:pPr>
      <w:r>
        <w:rPr>
          <w:rStyle w:val="CommentReference"/>
        </w:rPr>
        <w:annotationRef/>
      </w:r>
      <w:r>
        <w:t>Proposed: Name the allele the worked example treats as protective. Why: A reader could not tell why a heterozygote reads as Protective; the S13 extract gives ref G and alt T, and Section 3.1 says the associated allele for this variant is the reference allele. (proposal) (ST-C5)</w:t>
      </w:r>
    </w:p>
  </w:comment>
  <w:comment w:id="29" w:author="Workflow" w:initials="W" w:date="2026-10-26T10:12:20Z">
    <w:p>
      <w:pPr>
        <w:pStyle w:val="CommentText"/>
      </w:pPr>
      <w:r>
        <w:rPr>
          <w:rStyle w:val="CommentReference"/>
        </w:rPr>
        <w:annotationRef/>
      </w:r>
      <w:r>
        <w:t>Applied: The worked row was called genotype-specific but carries a study's conclusion. Why: The worked row was called genotype-specific but carries a study's conclusion. S13 shows the stored conclusion is the Danish study's text; what is specific to the genotype is its direction and weight. (improve.C48)</w:t>
      </w:r>
    </w:p>
  </w:comment>
  <w:comment w:id="30" w:author="Reference check" w:initials="RC" w:date="2026-10-26T10:12:20Z">
    <w:p>
      <w:pPr>
        <w:pStyle w:val="CommentText"/>
      </w:pPr>
      <w:r>
        <w:rPr>
          <w:rStyle w:val="CommentReference"/>
        </w:rPr>
        <w:annotationRef/>
      </w:r>
      <w:r>
        <w:t>Proposed: PRS definition: cite the weighted sum, drop "common". Why: Lambert et al. 2021 define the score as a weighted sum of allele doses times effect sizes over hundreds to millions of variants, without "common" or a population-relative reading; the citation now sits on what the source says and the reading stays the paper's own. (proposal) (RF-C15)</w:t>
      </w:r>
    </w:p>
  </w:comment>
  <w:comment w:id="31" w:author="Questions for the authors" w:initials="QF" w:date="2026-10-26T10:12:20Z">
    <w:p>
      <w:pPr>
        <w:pStyle w:val="CommentText"/>
      </w:pPr>
      <w:r>
        <w:rPr>
          <w:rStyle w:val="CommentReference"/>
        </w:rPr>
        <w:annotationRef/>
      </w:r>
      <w:r>
        <w:t>Question for the authors: Once the journal is chosen, this may become a reference-list entry (PGS Catalog, downloads documentation, accessed date). (RF-C14)</w:t>
      </w:r>
    </w:p>
  </w:comment>
  <w:comment w:id="32" w:author="Reference check" w:initials="RC" w:date="2026-10-26T10:12:20Z">
    <w:p>
      <w:pPr>
        <w:pStyle w:val="CommentText"/>
      </w:pPr>
      <w:r>
        <w:rPr>
          <w:rStyle w:val="CommentReference"/>
        </w:rPr>
        <w:annotationRef/>
      </w:r>
      <w:r>
        <w:t>Proposed: Add the PGS Catalog documentation of the harmonized files. Why: Lambert et al. 2021 announce harmonization as a plan ("we will harmonize"); the PGS Catalog downloads page documents the harmonized GRCh37 and GRCh38 files just-prs reads. (proposal) (RF-C14)</w:t>
      </w:r>
    </w:p>
  </w:comment>
  <w:comment w:id="33" w:author="Questions for the authors" w:initials="QF" w:date="2026-10-26T10:12:20Z">
    <w:p>
      <w:pPr>
        <w:pStyle w:val="CommentText"/>
      </w:pPr>
      <w:r>
        <w:rPr>
          <w:rStyle w:val="CommentReference"/>
        </w:rPr>
        <w:annotationRef/>
      </w:r>
      <w:r>
        <w:t>Question for the authors: The preprint says the probabilities came from the gnomAD database but does not say "pooled"; keep the word if the Generation I code used pooled frequencies. (RF-C20)</w:t>
      </w:r>
    </w:p>
  </w:comment>
  <w:comment w:id="34" w:author="Reference check" w:initials="RC" w:date="2026-10-26T10:12:20Z">
    <w:p>
      <w:pPr>
        <w:pStyle w:val="CommentText"/>
      </w:pPr>
      <w:r>
        <w:rPr>
          <w:rStyle w:val="CommentReference"/>
        </w:rPr>
        <w:annotationRef/>
      </w:r>
      <w:r>
        <w:t>Proposed: Cite the Generation I preprint for its simulated percentiles. Why: The preprint describes the procedure ("This process was repeated 10000 times [...] assuming it is a normal distribution"), so the sentence can cite it. (proposal) (RF-C20)</w:t>
      </w:r>
    </w:p>
  </w:comment>
  <w:comment w:id="35" w:author="Workflow" w:initials="W" w:date="2026-10-26T10:12:20Z">
    <w:p>
      <w:pPr>
        <w:pStyle w:val="CommentText"/>
      </w:pPr>
      <w:r>
        <w:rPr>
          <w:rStyle w:val="CommentReference"/>
        </w:rPr>
        <w:annotationRef/>
      </w:r>
      <w:r>
        <w:t>Applied: The array route read as a working platform feature. Why: The array route read as a working platform feature. Section 5.4 (change 24) now says raw array files are read by just-prs and planned for the web interface, whose upload takes VCF only; the clause carries that scope into Section 3.2. (improve.C49) Applied: Dated the array sentence. Why: Dated the array sentence. The re-check's reference scan flagged 'so far', which an earlier correction (improve.C49, for PR-21) introduced, as a current-state claim without a date; 'as of October 2026' keeps the claim and fixes when it held. A routine follow-up to an evidence-settled correction. (improve.C58) Applied: Said which software reads consumer arrays. Why: Said which software reads consumer arrays. The re-check read 'only the just-prs library reads' (from change 58) as saying no other software reads array files; the integrity check (IC-4) settled the actual limit, that the platform's web upload takes VCF only while the just-prs library reads raw array files. (improve.C59)</w:t>
      </w:r>
    </w:p>
  </w:comment>
  <w:comment w:id="36" w:author="Prose edit" w:initials="PE" w:date="2026-10-26T10:12:20Z">
    <w:p>
      <w:pPr>
        <w:pStyle w:val="CommentText"/>
      </w:pPr>
      <w:r>
        <w:rPr>
          <w:rStyle w:val="CommentReference"/>
        </w:rPr>
        <w:annotationRef/>
      </w:r>
      <w:r>
        <w:t>Applied: Hyphenation made consistent. Why: Hyphenation made consistent. Sections 3.2.1 and 5.3 write 'variant-match rates'; the caption now matches. (prose-edit.C7)</w:t>
      </w:r>
    </w:p>
  </w:comment>
  <w:comment w:id="37" w:author="Prose edit" w:initials="PE" w:date="2026-10-26T10:12:20Z">
    <w:p>
      <w:pPr>
        <w:pStyle w:val="CommentText"/>
      </w:pPr>
      <w:r>
        <w:rPr>
          <w:rStyle w:val="CommentReference"/>
        </w:rPr>
        <w:annotationRef/>
      </w:r>
      <w:r>
        <w:t>Applied: Word choice made consistent. Why: Word choice made consistent. 'amongst' is replaced by 'among', the form used everywhere else in the paper. (prose-edit.C8)</w:t>
      </w:r>
    </w:p>
  </w:comment>
  <w:comment w:id="38" w:author="Prose edit" w:initials="PE" w:date="2026-10-26T10:12:20Z">
    <w:p>
      <w:pPr>
        <w:pStyle w:val="CommentText"/>
      </w:pPr>
      <w:r>
        <w:rPr>
          <w:rStyle w:val="CommentReference"/>
        </w:rPr>
        <w:annotationRef/>
      </w:r>
      <w:r>
        <w:t>Proposed: Say which servers run locally. Why: The section introduces two MCP servers before saying 'The server runs locally'; the project's MCP documentation and the just-prs-mcp README show both run on the user's machine. (settled by the evidence for PE-5) (PE-C5)</w:t>
      </w:r>
    </w:p>
  </w:comment>
  <w:comment w:id="39" w:author="Workflow" w:initials="W" w:date="2026-10-26T10:12:20Z">
    <w:p>
      <w:pPr>
        <w:pStyle w:val="CommentText"/>
      </w:pPr>
      <w:r>
        <w:rPr>
          <w:rStyle w:val="CommentReference"/>
        </w:rPr>
        <w:annotationRef/>
      </w:r>
      <w:r>
        <w:t>Applied: Equivalent results across interfaces need the same just-prs version. Why: Equivalent results across interfaces need the same just-prs version. just-prs-mcp declares just-prs&gt;=0.9.0, which admits releases from before the 0.10.2 allele check that Section 4.2 shows changes scores. (improve.C12) Applied: Interface equivalence read as a measured result. Why: Interface equivalence read as a measured result. The same sentence says no interface was tested separately, so equivalence is stated as following from the shared implementation; the version condition from change 12 stays. (improve.C50) Applied: Garden-path phrase reordered. Why: Garden-path phrase reordered. In 'so with the same just-prs version, equivalent inputs, reference data and settings should give', the list reads at first as part of the 'with' phrase; moving the version condition after the verb keeps every condition from the earlier corrections (changes 12 and 50) and the 'should'. (prose-edit.C9)</w:t>
      </w:r>
    </w:p>
  </w:comment>
  <w:comment w:id="40" w:author="Story" w:initials="S" w:date="2026-10-26T10:12:20Z">
    <w:p>
      <w:pPr>
        <w:pStyle w:val="CommentText"/>
      </w:pPr>
      <w:r>
        <w:rPr>
          <w:rStyle w:val="CommentReference"/>
        </w:rPr>
        <w:annotationRef/>
      </w:r>
      <w:r>
        <w:t>Applied: Split the sentence on the PRS interfaces (41 words) at its semicolon. Why: Split the sentence on the PRS interfaces (41 words) at its semicolon. The limit of the engine benchmark is kept whole. (story.C8)</w:t>
      </w:r>
    </w:p>
  </w:comment>
  <w:comment w:id="41" w:author="Workflow" w:initials="W" w:date="2026-10-26T10:12:20Z">
    <w:p>
      <w:pPr>
        <w:pStyle w:val="CommentText"/>
      </w:pPr>
      <w:r>
        <w:rPr>
          <w:rStyle w:val="CommentReference"/>
        </w:rPr>
        <w:annotationRef/>
      </w:r>
      <w:r>
        <w:t>Applied: The ancestry model's location was not given. Why: The ancestry model's location was not given. just-prs hf.py pulls it from DEFAULT_HF_CATALOG_REPO just-dna-seq/pgs-catalog under HF_ANCESTRY_PREFIX data/ancestry. (improve.C13)</w:t>
      </w:r>
    </w:p>
  </w:comment>
  <w:comment w:id="42" w:author="Workflow" w:initials="W" w:date="2026-10-26T10:12:20Z">
    <w:p>
      <w:pPr>
        <w:pStyle w:val="CommentText"/>
      </w:pPr>
      <w:r>
        <w:rPr>
          <w:rStyle w:val="CommentReference"/>
        </w:rPr>
        <w:annotationRef/>
      </w:r>
      <w:r>
        <w:t>Applied: The paper did not say how absent sites enter the ancestry projection. Why: The paper did not say how absent sites enter the ancestry projection. just-prs _sample_dosage_vector codes a model site absent from the sample as homozygous reference by default and an allele mismatch as missing; this states the coding and leaves PR-6's held choice (narrower claim or a new test) open. (improve.C51)</w:t>
      </w:r>
    </w:p>
  </w:comment>
  <w:comment w:id="43" w:author="Questions for the authors" w:initials="QF" w:date="2026-10-26T10:12:20Z">
    <w:p>
      <w:pPr>
        <w:pStyle w:val="CommentText"/>
      </w:pPr>
      <w:r>
        <w:rPr>
          <w:rStyle w:val="CommentReference"/>
        </w:rPr>
        <w:annotationRef/>
      </w:r>
      <w:r>
        <w:t>Question for the authors: The per-class figures were computed by this check from the published model files on Hugging Face (they reproduce your 99.65% exactly); confirm them against your own build before adopting. (RP-C7)</w:t>
      </w:r>
    </w:p>
  </w:comment>
  <w:comment w:id="44" w:author="Reporting check" w:initials="RC" w:date="2026-10-26T10:12:20Z">
    <w:p>
      <w:pPr>
        <w:pStyle w:val="CommentText"/>
      </w:pPr>
      <w:r>
        <w:rPr>
          <w:rStyle w:val="CommentReference"/>
        </w:rPr>
        <w:annotationRef/>
      </w:r>
      <w:r>
        <w:t>Proposed: Report the per-class leave-one-out result and how the axes were fitted. Why: The overall accuracy alone hides that the errors concentrate in the admixed group, and the held-out individuals helped fit the axes; recomputing from the published model reproduces 2,566 of 2,575 and gives the split. (proposal) (RP-C7)</w:t>
      </w:r>
    </w:p>
  </w:comment>
  <w:comment w:id="45" w:author="Prose edit" w:initials="PE" w:date="2026-10-26T10:12:20Z">
    <w:p>
      <w:pPr>
        <w:pStyle w:val="CommentText"/>
      </w:pPr>
      <w:r>
        <w:rPr>
          <w:rStyle w:val="CommentReference"/>
        </w:rPr>
        <w:annotationRef/>
      </w:r>
      <w:r>
        <w:t>Applied: Unclear comparison made explicit. Why: Unclear comparison made explicit. 'The same artifact' did not say same as what; an assistant-drafted module is an artifact of the same kind as a hand-authored one, not the same artifact. (prose-edit.C10)</w:t>
      </w:r>
    </w:p>
  </w:comment>
  <w:comment w:id="46" w:author="Story" w:initials="S" w:date="2026-10-26T10:12:20Z">
    <w:p>
      <w:pPr>
        <w:pStyle w:val="CommentText"/>
      </w:pPr>
      <w:r>
        <w:rPr>
          <w:rStyle w:val="CommentReference"/>
        </w:rPr>
        <w:annotationRef/>
      </w:r>
      <w:r>
        <w:t>Applied: Split the sentence on AI-drafted modules (50 words) in two. Why: Split the sentence on AI-drafted modules (50 words) in two. Nothing was removed. (story.C9)</w:t>
      </w:r>
    </w:p>
  </w:comment>
  <w:comment w:id="47" w:author="Workflow" w:initials="W" w:date="2026-10-26T10:12:20Z">
    <w:p>
      <w:pPr>
        <w:pStyle w:val="CommentText"/>
      </w:pPr>
      <w:r>
        <w:rPr>
          <w:rStyle w:val="CommentReference"/>
        </w:rPr>
        <w:annotationRef/>
      </w:r>
      <w:r>
        <w:t>Applied: The curator field does not reliably mark AI drafts. Why: The curator field does not reliably mark AI drafts. In just-dna-format it is free text defaulting to 'ai-module-creator' (the database-derived Pharmacogenomics module carries that default), while the authorship list tags each contributor as human, human_expert, ai and so on. (improve.C14)</w:t>
      </w:r>
    </w:p>
  </w:comment>
  <w:comment w:id="48" w:author="Prose edit" w:initials="PE" w:date="2026-10-26T10:12:20Z">
    <w:p>
      <w:pPr>
        <w:pStyle w:val="CommentText"/>
      </w:pPr>
      <w:r>
        <w:rPr>
          <w:rStyle w:val="CommentReference"/>
        </w:rPr>
        <w:annotationRef/>
      </w:r>
      <w:r>
        <w:t>Applied: System named in the opening result. Why: System named in the opening result. The paragraph opened with 'the median full run' and named only Generation I; the first figure is Generation II's (Table 2), so the sentence now says so. (prose-edit.C11)</w:t>
      </w:r>
    </w:p>
  </w:comment>
  <w:comment w:id="49" w:author="Workflow" w:initials="W" w:date="2026-10-26T10:12:20Z">
    <w:p>
      <w:pPr>
        <w:pStyle w:val="CommentText"/>
      </w:pPr>
      <w:r>
        <w:rPr>
          <w:rStyle w:val="CommentReference"/>
        </w:rPr>
        <w:annotationRef/>
      </w:r>
      <w:r>
        <w:t>Applied: The 34-fold ratio rests on two runs of each system. Why: The 34-fold ratio rests on two runs of each system. The generated tables give 'ratio range over run pairs 24–57×' (64.2 and 142.0 s against 3,446.8 and 3,627.5 s), so the sentence now carries the run count and range. (improve.C15) Applied: The 128- to 231-fold range mixes machine conditions, and Table 2 was never cited. Why: The 128- to 231-fold range mixes machine conditions, and Table 2 was never cited. runs.csv shows two of the three Generation I runs on the 2023 call set and all those on Livia Zaharia's genome were made on later days with the desktop in light use (the idle run alone gives 178-fold), so the clause names the condition beside the table citation. (improve.C16) Applied: Statistic named for the warm-run time. Why: Statistic named for the warm-run time. Table 2 gives 16.3 s as the median of 11 warm runs (range 16.2 to 17.2 s), so the sentence now says median, as the sentences around it do. (settled by the evidence for PE-2) (prose-edit.C12) Applied: Separated the speed result from its conditions in Section 4.1. Why: Separated the speed result from its conditions in Section 4.1. The note that most Generation I runs were made in light desktop use left the result's first sentence and follows it as a sentence of its own, the Ensembl comparison is split at its colon, and the hardware and memory sentences start their own paragraph, so a reader looking for time or memory finds each where it begins. No number changed. (story.C10)</w:t>
      </w:r>
    </w:p>
  </w:comment>
  <w:comment w:id="50" w:author="Workflow" w:initials="W" w:date="2026-10-26T10:12:20Z">
    <w:p>
      <w:pPr>
        <w:pStyle w:val="CommentText"/>
      </w:pPr>
      <w:r>
        <w:rPr>
          <w:rStyle w:val="CommentReference"/>
        </w:rPr>
        <w:annotationRef/>
      </w:r>
      <w:r>
        <w:t>Applied: The Ensembl memory range covers four runs while Table 2 times two. Why: The Ensembl memory range covers four runs while Table 2 times two. tables.md computes 5,568–5,750 MB over n=4: the two runs in Table 2, the dropped warm-up and a first-night run, so the wording names both runs Table 2 leaves out, where the proposal named only the warm-up. (improve.C17) Applied: Named the four Ensembl runs behind the memory range. Why: Named the four Ensembl runs behind the memory range. The re-check could not reconcile 'two of which Table 2 leaves out' with the caption, which mentions only the warm-up; runs.csv shows the four runs are a first-night run and three on the second day, whose first is the warm-up, and Table 2 reports the other two. (improve.C60)</w:t>
      </w:r>
    </w:p>
  </w:comment>
  <w:comment w:id="51" w:author="Prose edit" w:initials="PE" w:date="2026-10-26T10:12:20Z">
    <w:p>
      <w:pPr>
        <w:pStyle w:val="CommentText"/>
      </w:pPr>
      <w:r>
        <w:rPr>
          <w:rStyle w:val="CommentReference"/>
        </w:rPr>
        <w:annotationRef/>
      </w:r>
      <w:r>
        <w:t>Proposed: Spell the licence as Data Availability does. Why: Data Availability writes 'CC BY 4.0' for the same record; one spelling for one licence. (routine) (PE-C8)</w:t>
      </w:r>
    </w:p>
  </w:comment>
  <w:comment w:id="52" w:author="Workflow" w:initials="W" w:date="2026-10-26T10:12:20Z">
    <w:p>
      <w:pPr>
        <w:pStyle w:val="CommentText"/>
      </w:pPr>
      <w:r>
        <w:rPr>
          <w:rStyle w:val="CommentReference"/>
        </w:rPr>
        <w:annotationRef/>
      </w:r>
      <w:r>
        <w:t>Applied: Table 2's caption left its abbreviations, its pooled conditions and one kind of dash unexplained. Why: Table 2's caption left its abbreviations, its pooled conditions and one kind of dash unexplained. runs.csv shows each ten-run full row is five idle and five light-use runs, SEM and SD were undefined, and the HG002 rows have dashes because Generation I did not run on that genome. (improve.C18) Applied: The Table 2 caption gave the pooling for Generation II only. Why: The Table 2 caption gave the pooling for Generation II only. runs.csv and S2 show two of three Generation I runs on the 2023 call set and those on Livia Zaharia's genome were made on later days in light use, so the caption now covers both systems where the medians are read. (improve.C52)</w:t>
      </w:r>
    </w:p>
  </w:comment>
  <w:comment w:id="53" w:author="Story" w:initials="S" w:date="2026-10-26T10:12:20Z">
    <w:p>
      <w:pPr>
        <w:pStyle w:val="CommentText"/>
      </w:pPr>
      <w:r>
        <w:rPr>
          <w:rStyle w:val="CommentReference"/>
        </w:rPr>
        <w:annotationRef/>
      </w:r>
      <w:r>
        <w:t>Applied: Said plainly which benchmark the tables report. Why: Said plainly which benchmark the tables report. All three simulated readers lost track of the two just-prs versions in Section 4.2; the opening now says that Tables 3 and 4 and the paragraphs that discuss them keep the earlier benchmark, which matched genotypes by position alone, a fact the next paragraph states. (story.C11)</w:t>
      </w:r>
    </w:p>
  </w:comment>
  <w:comment w:id="54" w:author="Workflow" w:initials="W" w:date="2026-10-26T10:12:20Z">
    <w:p>
      <w:pPr>
        <w:pStyle w:val="CommentText"/>
      </w:pPr>
      <w:r>
        <w:rPr>
          <w:rStyle w:val="CommentReference"/>
        </w:rPr>
        <w:annotationRef/>
      </w:r>
      <w:r>
        <w:t>Applied: Section 4.2 named no hardware. Why: Section 4.2 named no hardware. The run metadata record the Table S6 workstation (platform Linux-7.2.9-1-liquorix, 62.7 GB RAM). (improve.C19)</w:t>
      </w:r>
    </w:p>
  </w:comment>
  <w:comment w:id="55" w:author="Story" w:initials="S" w:date="2026-10-26T10:12:20Z">
    <w:p>
      <w:pPr>
        <w:pStyle w:val="CommentText"/>
      </w:pPr>
      <w:r>
        <w:rPr>
          <w:rStyle w:val="CommentReference"/>
        </w:rPr>
        <w:annotationRef/>
      </w:r>
      <w:r>
        <w:t>Applied: Split the benchmark-setup sentence (63 words) at its semicolon. Why: Split the benchmark-setup sentence (63 words) at its semicolon. Nothing was removed. (story.C12)</w:t>
      </w:r>
    </w:p>
  </w:comment>
  <w:comment w:id="56" w:author="Prose edit" w:initials="PE" w:date="2026-10-26T10:12:20Z">
    <w:p>
      <w:pPr>
        <w:pStyle w:val="CommentText"/>
      </w:pPr>
      <w:r>
        <w:rPr>
          <w:rStyle w:val="CommentReference"/>
        </w:rPr>
        <w:annotationRef/>
      </w:r>
      <w:r>
        <w:t>Proposed: Drop the repeated sentence on the 0.10.2 allele check. Why: The previous paragraph ends by saying the allele check of Section 3.2 came in 0.10.2 and that the rerun uses it; this paragraph repeats it. The claim check counts the dropped cross-reference to Section 3.2 although the previous sentence keeps it, so the edit is proposed rather than applied. (proposal) (PE-C7)</w:t>
      </w:r>
    </w:p>
  </w:comment>
  <w:comment w:id="57" w:author="Workflow" w:initials="W" w:date="2026-10-26T10:12:20Z">
    <w:p>
      <w:pPr>
        <w:pStyle w:val="CommentText"/>
      </w:pPr>
      <w:r>
        <w:rPr>
          <w:rStyle w:val="CommentReference"/>
        </w:rPr>
        <w:annotationRef/>
      </w:r>
      <w:r>
        <w:t>Applied: Table 3 did not say it shows the superseded run. Why: Table 3 did not say it shows the superseded run. Section 4.2 leads with the 0.10.2 rerun and keeps the 0.10.1 run in the tables, so the caption names which run it shows. (improve.C20)</w:t>
      </w:r>
    </w:p>
  </w:comment>
  <w:comment w:id="58" w:author="Workflow" w:initials="W" w:date="2026-10-26T10:12:20Z">
    <w:p>
      <w:pPr>
        <w:pStyle w:val="CommentText"/>
      </w:pPr>
      <w:r>
        <w:rPr>
          <w:rStyle w:val="CommentReference"/>
        </w:rPr>
        <w:annotationRef/>
      </w:r>
      <w:r>
        <w:t>Applied: PLINK2's times are rounded up to the harness's 0.1 s sampling, so the speedups are upper bounds. Why: PLINK2's times are rounded up to the harness's 0.1 s sampling, so the speedups are upper bounds. The just-prs benchmark script waits for its 0.1 s memory poll to see PLINK2 exit, and 90 of 100 PLINK2 times are exactly 0.602 s; the caption gives the bounds this implies. (improve.C21)</w:t>
      </w:r>
    </w:p>
  </w:comment>
  <w:comment w:id="59" w:author="Workflow" w:initials="W" w:date="2026-10-26T10:12:20Z">
    <w:p>
      <w:pPr>
        <w:pStyle w:val="CommentText"/>
      </w:pPr>
      <w:r>
        <w:rPr>
          <w:rStyle w:val="CommentReference"/>
        </w:rPr>
        <w:annotationRef/>
      </w:r>
      <w:r>
        <w:t>Applied: Read alone, Table 4 contradicts the text's rerun figures. Why: Read alone, Table 4 contradicts the text's rerun figures. Its r = 0.999997 and largest difference 0.501 come from the 0.10.1 run, while the text reports 0.99999996 and 0.049 from the rerun; the caption now names the run and explains the 96 rows. (improve.C22)</w:t>
      </w:r>
    </w:p>
  </w:comment>
  <w:comment w:id="60" w:author="Prose edit" w:initials="PE" w:date="2026-10-26T10:12:20Z">
    <w:p>
      <w:pPr>
        <w:pStyle w:val="CommentText"/>
      </w:pPr>
      <w:r>
        <w:rPr>
          <w:rStyle w:val="CommentReference"/>
        </w:rPr>
        <w:annotationRef/>
      </w:r>
      <w:r>
        <w:t>Applied: Term made consistent. Why: Term made consistent. Sections 2.1, 3.2 and 3.2.2 call these genotypes 'homozygous reference'; 'reference-homozygote restoration' now uses the same term. (prose-edit.C13)</w:t>
      </w:r>
    </w:p>
  </w:comment>
  <w:comment w:id="61" w:author="Prose edit" w:initials="PE" w:date="2026-10-26T10:12:20Z">
    <w:p>
      <w:pPr>
        <w:pStyle w:val="CommentText"/>
      </w:pPr>
      <w:r>
        <w:rPr>
          <w:rStyle w:val="CommentReference"/>
        </w:rPr>
        <w:annotationRef/>
      </w:r>
      <w:r>
        <w:t>Applied: Mismatched comparison fixed. Why: Mismatched comparison fixed. A statistic cannot be 'not individual determinism'; the sentence now contrasts it with a measure of individual determinism, which is what it meant. (prose-edit.C14)</w:t>
      </w:r>
    </w:p>
  </w:comment>
  <w:comment w:id="62" w:author="Deslop" w:initials="D" w:date="2026-10-26T10:12:20Z">
    <w:p>
      <w:pPr>
        <w:pStyle w:val="CommentText"/>
      </w:pPr>
      <w:r>
        <w:rPr>
          <w:rStyle w:val="CommentReference"/>
        </w:rPr>
        <w:annotationRef/>
      </w:r>
      <w:r>
        <w:t>Proposed: State the nonlinearity point without the slogan. Why: 'Biology is not linear:' is a slogan with an announcement colon in front of the list that carries the content. The plain clause keeps the point and links it to the list, but it states the claim slightly more exactly, so it is not applied as a copy edit. (proposal) (DS-C1)</w:t>
      </w:r>
    </w:p>
  </w:comment>
  <w:comment w:id="63" w:author="Workflow" w:initials="W" w:date="2026-10-26T10:12:20Z">
    <w:p>
      <w:pPr>
        <w:pStyle w:val="CommentText"/>
      </w:pPr>
      <w:r>
        <w:rPr>
          <w:rStyle w:val="CommentReference"/>
        </w:rPr>
        <w:annotationRef/>
      </w:r>
      <w:r>
        <w:t>Applied: Section 5.2 did not say what the optional AI explanations send. Why: Section 5.2 did not say what the optional AI explanations send. report_logic.py (AI_EXPLAIN_ASSISTANTS, _build_variant_ai_links) builds for every row with an rsID four links whose address carries the genotype, gene and module conclusion, sent only when the reader clicks. (improve.C23) Applied: Split the sentence on the AI links in reports (38 words) at its semicolon. Why: Split the sentence on the AI links in reports (38 words) at its semicolon. The disclosure is unchanged. (story.C13)</w:t>
      </w:r>
    </w:p>
  </w:comment>
  <w:comment w:id="64" w:author="Integrity check" w:initials="IC" w:date="2026-10-26T10:12:20Z">
    <w:p>
      <w:pPr>
        <w:pStyle w:val="CommentText"/>
      </w:pPr>
      <w:r>
        <w:rPr>
          <w:rStyle w:val="CommentReference"/>
        </w:rPr>
        <w:annotationRef/>
      </w:r>
      <w:r>
        <w:t>Proposed: Scope the GDPR to the European Union. Why: The GDPR applies in the EU and EEA; scoping it keeps the argument without presenting a regional right as universal, in line with the authors' preference for global framing. (proposal) (IC-C19)</w:t>
      </w:r>
    </w:p>
  </w:comment>
  <w:comment w:id="65" w:author="Prose edit" w:initials="PE" w:date="2026-10-26T10:12:20Z">
    <w:p>
      <w:pPr>
        <w:pStyle w:val="CommentText"/>
      </w:pPr>
      <w:r>
        <w:rPr>
          <w:rStyle w:val="CommentReference"/>
        </w:rPr>
        <w:annotationRef/>
      </w:r>
      <w:r>
        <w:t>Proposed: Relabel the ancestry-transferability limitation. Why: Population stratification names confounding by ancestry in association studies; the paragraph is about how far European-derived scores and modules transfer to other ancestries. (proposal) (PE-C6)</w:t>
      </w:r>
    </w:p>
  </w:comment>
  <w:comment w:id="66" w:author="Deslop" w:initials="D" w:date="2026-10-26T10:12:20Z">
    <w:p>
      <w:pPr>
        <w:pStyle w:val="CommentText"/>
      </w:pPr>
      <w:r>
        <w:rPr>
          <w:rStyle w:val="CommentReference"/>
        </w:rPr>
        <w:annotationRef/>
      </w:r>
      <w:r>
        <w:t>Proposed: End the stratification limitation at its source. Why: The closing 'not specific to this platform' answers an objection nobody raised, in the 'X, not Y' shape; 'of the source data' already places the limit. Deleting it removes a disclaimer the authors wrote, so it is left to them. (proposal) (DS-C2)</w:t>
      </w:r>
    </w:p>
  </w:comment>
  <w:comment w:id="67" w:author="Workflow" w:initials="W" w:date="2026-10-26T10:12:20Z">
    <w:p>
      <w:pPr>
        <w:pStyle w:val="CommentText"/>
      </w:pPr>
      <w:r>
        <w:rPr>
          <w:rStyle w:val="CommentReference"/>
        </w:rPr>
        <w:annotationRef/>
      </w:r>
      <w:r>
        <w:t>Applied: Consumer raw files are not a platform input yet. Why: Consumer raw files are not a platform input yet. The web upload accepts only .vcf and .vcf.gz and its page says 23andMe and Ancestry support is planned (annotate.py), while raw array reading exists in just-prs; the sentence now says what the platform takes today. (improve.C24) Applied: Split the first Input format sentence (49 words) at its semicolon. Why: Split the first Input format sentence (49 words) at its semicolon. The run's corrections had doubled the Limitations' share of long sentences; every limit is kept. (story.C14)</w:t>
      </w:r>
    </w:p>
  </w:comment>
  <w:comment w:id="68" w:author="Workflow" w:initials="W" w:date="2026-10-26T10:12:20Z">
    <w:p>
      <w:pPr>
        <w:pStyle w:val="CommentText"/>
      </w:pPr>
      <w:r>
        <w:rPr>
          <w:rStyle w:val="CommentReference"/>
        </w:rPr>
        <w:annotationRef/>
      </w:r>
      <w:r>
        <w:t>Applied: The limitation did not say that a GRCh37 file is neither detected nor refused. Why: The limitation did not say that a GRCh37 file is neither detected nor refused. docs/INVESTIGATE_GRCH37_UI.md records that no build check exists in the annotation pipeline and that such results are silently wrong or empty. (improve.C53) Applied: Split the GRCh37 sentence (55 words) into three. Why: Split the GRCh37 sentence (55 words) into three. Every limit is kept: GRCh38-only annotation, the web interface treating every sample as GRCh38, the unchecked build and the missing T2T support. (story.C15)</w:t>
      </w:r>
    </w:p>
  </w:comment>
  <w:comment w:id="69" w:author="Questions for the authors" w:initials="QF" w:date="2026-10-26T10:12:20Z">
    <w:p>
      <w:pPr>
        <w:pStyle w:val="CommentText"/>
      </w:pPr>
      <w:r>
        <w:rPr>
          <w:rStyle w:val="CommentReference"/>
        </w:rPr>
        <w:annotationRef/>
      </w:r>
      <w:r>
        <w:t>Question for the authors: Keep the sentence if the invitation to contribute modules is meant to stay at this point of the Discussion. (DS-C3)</w:t>
      </w:r>
    </w:p>
  </w:comment>
  <w:comment w:id="70" w:author="Deslop" w:initials="D" w:date="2026-10-26T10:12:20Z">
    <w:p>
      <w:pPr>
        <w:pStyle w:val="CommentText"/>
      </w:pPr>
      <w:r>
        <w:rPr>
          <w:rStyle w:val="CommentReference"/>
        </w:rPr>
        <w:annotationRef/>
      </w:r>
      <w:r>
        <w:t>Proposed: Cut the stock invitation to the community. Why: A closing invitation that any tool paper could carry; the Introduction already says researchers can contribute modules through the registry, and the next sentence turns to how published modules are treated. It is the authors' own call to the community, so the cut is proposed. (proposal) (DS-C3)</w:t>
      </w:r>
    </w:p>
  </w:comment>
  <w:comment w:id="71" w:author="Deslop" w:initials="D" w:date="2026-10-26T10:12:20Z">
    <w:p>
      <w:pPr>
        <w:pStyle w:val="CommentText"/>
      </w:pPr>
      <w:r>
        <w:rPr>
          <w:rStyle w:val="CommentReference"/>
        </w:rPr>
        <w:annotationRef/>
      </w:r>
      <w:r>
        <w:t>Applied: The contrast with gatekeeping stated once, plainly (first of two records). Why: The contrast with gatekeeping stated once, plainly (first of two records). The sentence ran to 63 words and set the method against gatekeeping in a 'not by ... but by' see-saw; it now ends after 'will contain mistakes', and the next sentence opens 'Instead of gatekeeping', so the platform still does not gatekeep and still mitigates mistakes by making provenance visible. (deslop.C2)</w:t>
      </w:r>
    </w:p>
  </w:comment>
  <w:comment w:id="72" w:author="Deslop" w:initials="D" w:date="2026-10-26T10:12:20Z">
    <w:p>
      <w:pPr>
        <w:pStyle w:val="CommentText"/>
      </w:pPr>
      <w:r>
        <w:rPr>
          <w:rStyle w:val="CommentReference"/>
        </w:rPr>
        <w:annotationRef/>
      </w:r>
      <w:r>
        <w:t>Applied: The 'not by gatekeeping but by' see-saw removed (second of two records). Why: The 'not by gatekeeping but by' see-saw removed (second of two records). The contrast now opens the sentence as 'Instead of gatekeeping', recorded separately because a revision mark sits between the two parts; the method, making provenance visible so that trust can be calibrated, is unchanged. (deslop.C3)</w:t>
      </w:r>
    </w:p>
  </w:comment>
  <w:comment w:id="73" w:author="Workflow" w:initials="W" w:date="2026-10-26T10:12:20Z">
    <w:p>
      <w:pPr>
        <w:pStyle w:val="CommentText"/>
      </w:pPr>
      <w:r>
        <w:rPr>
          <w:rStyle w:val="CommentReference"/>
        </w:rPr>
        <w:annotationRef/>
      </w:r>
      <w:r>
        <w:t>Applied: The curator field alone is not an explicit expert-versus-AI distinction. Why: The curator field alone is not an explicit expert-versus-AI distinction. Its default is an AI label whoever curated the module; the format records the distinction in the authorship entries beside the curator and method fields. (improve.C25) Applied: The provenance fields are self-declared. Why: The provenance fields are self-declared. They are written by whoever builds a module and nothing checks them (the database-derived Pharmacogenomics module carries the format's default curator, Table S4), which change 25 did not say; one clause adds it. (improve.C54)</w:t>
      </w:r>
    </w:p>
  </w:comment>
  <w:comment w:id="74" w:author="Story" w:initials="S" w:date="2026-10-26T10:12:20Z">
    <w:p>
      <w:pPr>
        <w:pStyle w:val="CommentText"/>
      </w:pPr>
      <w:r>
        <w:rPr>
          <w:rStyle w:val="CommentReference"/>
        </w:rPr>
        <w:annotationRef/>
      </w:r>
      <w:r>
        <w:t>Applied: Moved the albeit qualifier out of the Conclusion's key sentence into a sentence of its own. Why: Moved the albeit qualifier out of the Conclusion's key sentence into a sentence of its own. An inline hedge in the middle of the claim made readers remember the hedge first; the claim now reads first and the limit follows it with both numbers and its limiting word, as the story contract prescribes for a doubt about the central claim. (story.C16) Applied: Removed a stand-alone 'These results hold' that the next sentence contradicts. Why: Removed a stand-alone 'These results hold' that the next sentence contradicts. The story stage moved the scope caveat into its own sentence; 'These results come from four call sets' keeps the caveat without claiming the results hold generally. (improve.C61) Applied: Put the scope caveat back at the end of the claim it bounds. Why: Put the scope caveat back at the end of the claim it bounds. Change 61 removed 'These results hold' but also the word 'albeit', which the claim guard protects; one sentence ending 'albeit on four call sets from three people for annotation and one for scoring' keeps the limit beside the claim, where a doubt about the central result belongs. (improve.C62)</w:t>
      </w:r>
    </w:p>
  </w:comment>
  <w:comment w:id="75" w:author="Workflow" w:initials="W" w:date="2026-10-26T10:12:20Z">
    <w:p>
      <w:pPr>
        <w:pStyle w:val="CommentText"/>
      </w:pPr>
      <w:r>
        <w:rPr>
          <w:rStyle w:val="CommentReference"/>
        </w:rPr>
        <w:annotationRef/>
      </w:r>
      <w:r>
        <w:t>Applied: The default module source differs from the registry versions the paper reports. Why: The default module source differs from the registry versions the paper reports. The benchmark used the ten registry versions (Table S6), while Table S4's file records that the default mirror differs for Cancer, Cardio, Pathogenic and Superhuman. (improve.C26)</w:t>
      </w:r>
    </w:p>
  </w:comment>
  <w:comment w:id="76" w:author="Workflow" w:initials="W" w:date="2026-10-26T10:12:20Z">
    <w:p>
      <w:pPr>
        <w:pStyle w:val="CommentText"/>
      </w:pPr>
      <w:r>
        <w:rPr>
          <w:rStyle w:val="CommentReference"/>
        </w:rPr>
        <w:annotationRef/>
      </w:r>
      <w:r>
        <w:t>Applied: Illumina entry: title, link and attribution of the price details. Why: Illumina entry: title, link and attribution of the price details. The press release says only '$200 per genome'; the consumables and 100 Gb details are in the product page's footnote (routine, registry-settled). (improve.C27)</w:t>
      </w:r>
    </w:p>
  </w:comment>
  <w:comment w:id="77" w:author="Workflow" w:initials="W" w:date="2026-10-26T10:12:20Z">
    <w:p>
      <w:pPr>
        <w:pStyle w:val="CommentText"/>
      </w:pPr>
      <w:r>
        <w:rPr>
          <w:rStyle w:val="CommentReference"/>
        </w:rPr>
        <w:annotationRef/>
      </w:r>
      <w:r>
        <w:t>Applied: Ultima Genomics entry: the press release's address was missing. Why: Ultima Genomics entry: the press release's address was missing. The release at this PR Newswire address carries the cited title and date (routine, registry-settled). (improve.C28)</w:t>
      </w:r>
    </w:p>
  </w:comment>
  <w:comment w:id="78" w:author="Deslop" w:initials="D" w:date="2026-10-26T10:12:20Z">
    <w:p>
      <w:pPr>
        <w:pStyle w:val="CommentText"/>
      </w:pPr>
      <w:r>
        <w:rPr>
          <w:rStyle w:val="CommentReference"/>
        </w:rPr>
        <w:annotationRef/>
      </w:r>
      <w:r>
        <w:t>The opening of Section 3 states three times that the modules are examples (Minor, then the writing). The first paragraph says the modules illustrate the module system, the second that they serve as worked examples rather than a definitive catalogue, and the third repeated it (a sentence the reader already has). Repetition of the same content in consecutive paragraphs reads as filler. Fix: Cut the third paragraph's restatement; applied in this pass as a meaning-preserving edit. Found by: Deslop. (DS-1)</w:t>
      </w:r>
    </w:p>
  </w:comment>
  <w:comment w:id="79" w:author="Deslop" w:initials="D" w:date="2026-10-26T10:12:20Z">
    <w:p>
      <w:pPr>
        <w:pStyle w:val="CommentText"/>
      </w:pPr>
      <w:r>
        <w:rPr>
          <w:rStyle w:val="CommentReference"/>
        </w:rPr>
        <w:annotationRef/>
      </w:r>
      <w:r>
        <w:t>A 63-word sentence turns on a 'not by ... but by' see-saw (Minor, then the writing). The sentence on how the platform handles mistakes in published modules set its method against gatekeeping with the negative-parallelism shape reviewers read as rhetoric, inside a sentence of 63 words. Stating the contrast once, in its own sentence, keeps the meaning. Fix: Split the sentence and state the contrast as 'Instead of gatekeeping'; applied in this pass, recorded as two changes because a revision mark sits inside the sentence. Found by: Deslop. (DS-2)</w:t>
      </w:r>
    </w:p>
  </w:comment>
  <w:comment w:id="80" w:author="Deslop" w:initials="D" w:date="2026-10-26T10:12:20Z">
    <w:p>
      <w:pPr>
        <w:pStyle w:val="CommentText"/>
      </w:pPr>
      <w:r>
        <w:rPr>
          <w:rStyle w:val="CommentReference"/>
        </w:rPr>
        <w:annotationRef/>
      </w:r>
      <w:r>
        <w:t>A slogan announces the list of what a polygenic score misses (Minor, then the writing). 'Biology is not linear:' is a quotable slogan followed by an announcement colon; the list after it carries the actual content. A plain clause states the same point without the slogan, at a slightly more exact strength, so it is proposed rather than applied. Fix: Replace the slogan and colon with a plain clause joined to the list (proposal DS-C1). Found by: Deslop. (DS-3)</w:t>
      </w:r>
    </w:p>
  </w:comment>
  <w:comment w:id="81" w:author="Deslop" w:initials="D" w:date="2026-10-26T10:12:20Z">
    <w:p>
      <w:pPr>
        <w:pStyle w:val="CommentText"/>
      </w:pPr>
      <w:r>
        <w:rPr>
          <w:rStyle w:val="CommentReference"/>
        </w:rPr>
        <w:annotationRef/>
      </w:r>
      <w:r>
        <w:t>A defensive 'not specific to this platform' ends a limitation (Optional, then the writing). The appended contrast answers an objection nobody raised; 'of the source data' already says where the limit lies. Removing it drops the authors' own disclaimer, so it is proposed. Fix: End the sentence after 'of the source data' (proposal DS-C2). Found by: Deslop. (DS-4)</w:t>
      </w:r>
    </w:p>
  </w:comment>
  <w:comment w:id="82" w:author="Deslop" w:initials="D" w:date="2026-10-26T10:12:20Z">
    <w:p>
      <w:pPr>
        <w:pStyle w:val="CommentText"/>
      </w:pPr>
      <w:r>
        <w:rPr>
          <w:rStyle w:val="CommentReference"/>
        </w:rPr>
        <w:annotationRef/>
      </w:r>
      <w:r>
        <w:t>A stock invitation to the community in Future Directions (Optional, then the writing). The sentence is a closing invitation any tool paper could carry, and the Introduction already says researchers can contribute modules through the registry. It sits in a passage rewritten after a co-author's review, so deleting it is the authors' call. Fix: Delete the sentence (proposal DS-C3), or keep it if the invitation is deliberate. Found by: Deslop. (DS-5)</w:t>
      </w:r>
    </w:p>
  </w:comment>
  <w:comment w:id="83" w:author="Figures and tables" w:initials="FA" w:date="2026-10-26T10:12:20Z">
    <w:p>
      <w:pPr>
        <w:pStyle w:val="CommentText"/>
      </w:pPr>
      <w:r>
        <w:rPr>
          <w:rStyle w:val="CommentReference"/>
        </w:rPr>
        <w:annotationRef/>
      </w:r>
      <w:r>
        <w:t>Figure 1's interface text prints at 2 to 5 pt at any width (Minor, then the writing). The 1,446-pixel screenshot of a whole browser window puts the grid and tab labels at about 2 pt in an 85 mm column, 3 pt at the preprint's 121 mm text width and 4 to 5 pt at 170 mm; 6 pt would need more than 200 mm. The right edge also cuts off a tab and the ALT column. Fix: When recapturing (FG-1), zoom the browser to 150 to 200%, crop to the elements the caption names or add large callouts, and print at full page width. Found by: Figures and tables. (FG-2)</w:t>
      </w:r>
    </w:p>
  </w:comment>
  <w:comment w:id="84" w:author="Figures and tables" w:initials="FA" w:date="2026-10-26T10:12:20Z">
    <w:p>
      <w:pPr>
        <w:pStyle w:val="CommentText"/>
      </w:pPr>
      <w:r>
        <w:rPr>
          <w:rStyle w:val="CommentReference"/>
        </w:rPr>
        <w:annotationRef/>
      </w:r>
      <w:r>
        <w:t>Table 2 caption leaves SEM, SD and the HG002 dashes unexplained (Minor, then the writing). The caption does not spell out SEM or SD, and its dashes mean two things: a warm run (explained) and the HG002 rows, which have no ratio because Generation I was never run on HG002 (not explained). Fix: Define SEM and SD and say what a dash marks (FG-C3). Found by: Figures and tables. (FG-5)</w:t>
      </w:r>
    </w:p>
  </w:comment>
  <w:comment w:id="85" w:author="Figures and tables" w:initials="FA" w:date="2026-10-26T10:12:20Z">
    <w:p>
      <w:pPr>
        <w:pStyle w:val="CommentText"/>
      </w:pPr>
      <w:r>
        <w:rPr>
          <w:rStyle w:val="CommentReference"/>
        </w:rPr>
        <w:annotationRef/>
      </w:r>
      <w:r>
        <w:t>Figure 2's smallest text prints below 6 pt unless set 146 mm wide (Minor, then the writing). The script draws the figure 218 mm wide with text from 9 pt, so its footer prints at 3.5 pt in an 85 mm column and 5.0 pt at the preprint's 121 mm text width; the in-image title, subtitle and footer repeat the caption, and the three venues read want titles outside the image. A redrawn draft without them and with 11.5 pt minimum text prints at 6.4 pt or more at 121 mm. Fix: Raise the smallest text (or take proposed/figure-2.proposed.png), remove the in-image title, subtitle and footer, and set the figure at full page width. Found by: Figures and tables. (FG-7)</w:t>
      </w:r>
    </w:p>
  </w:comment>
  <w:comment w:id="86" w:author="Figures and tables" w:initials="FA" w:date="2026-10-26T10:12:20Z">
    <w:p>
      <w:pPr>
        <w:pStyle w:val="CommentText"/>
      </w:pPr>
      <w:r>
        <w:rPr>
          <w:rStyle w:val="CommentReference"/>
        </w:rPr>
        <w:annotationRef/>
      </w:r>
      <w:r>
        <w:t>Supplementary items are named five ways and numbered with gaps (Minor, once you have chosen the journal). The main text says Supplementary File S1, Supplementary Note S11, Supplementary S3, Supplementary Table S10 and Table S7; tables take their note's number (S2, S4 to S8, S10) and the figures are S1 and S5. Each journal numbers supplementary material its own way. Fix: Settle one naming scheme once the journal is chosen. Found by: Figures and tables. (FG-12)</w:t>
      </w:r>
    </w:p>
  </w:comment>
  <w:comment w:id="87" w:author="Figures and tables" w:initials="FA" w:date="2026-10-26T10:12:20Z">
    <w:p>
      <w:pPr>
        <w:pStyle w:val="CommentText"/>
      </w:pPr>
      <w:r>
        <w:rPr>
          <w:rStyle w:val="CommentReference"/>
        </w:rPr>
        <w:annotationRef/>
      </w:r>
      <w:r>
        <w:t>The generated benchmark tables use the paper's old table numbers (Minor, before submission, once the code is final). tables.md's 'As printed in the paper' section calls the stage-times table 'Paper Table 3' (now Table S10) and the PRS tables 'Paper Table 4' and 'Paper Table 5' (now Tables 3 and 4), and Section 4.1 sends readers to that file. Fix: Regenerate tables.md with the paper's numbering once the tables are final. Found by: Figures and tables. (FG-13)</w:t>
      </w:r>
    </w:p>
  </w:comment>
  <w:comment w:id="88" w:author="Figures and tables" w:initials="FA" w:date="2026-10-26T10:12:20Z">
    <w:p>
      <w:pPr>
        <w:pStyle w:val="CommentText"/>
      </w:pPr>
      <w:r>
        <w:rPr>
          <w:rStyle w:val="CommentReference"/>
        </w:rPr>
        <w:annotationRef/>
      </w:r>
      <w:r>
        <w:t>The headline speed result sits only in a 22-row table (Optional, then the writing). A log-scale dot plot of every run from runs.csv would show the two orders of magnitude and the run-to-run spread at a glance, with Table 2 moving to the supplement. Fix: Authors decide whether to show the speed result as a figure. Found by: Figures and tables. (FG-17)</w:t>
      </w:r>
    </w:p>
  </w:comment>
  <w:comment w:id="89" w:author="Integrity check" w:initials="IC" w:date="2026-10-26T10:12:20Z">
    <w:p>
      <w:pPr>
        <w:pStyle w:val="CommentText"/>
      </w:pPr>
      <w:r>
        <w:rPr>
          <w:rStyle w:val="CommentReference"/>
        </w:rPr>
        <w:annotationRef/>
      </w:r>
      <w:r>
        <w:t>The Ensembl annotation adds no consequence types; phenotype is one yes/no flag (Major, fix now). The cached Ensembl Variation tables the join reads carry clinical-significance flags, source flags (dbSNP, ClinVar, COSMIC, HGMD), allele frequencies and a variant class (TSA), but no consequence type, and phenotype information is a single flag. Section 2.3 repeats the claim ('cross-referenced against Ensembl for clinical significance labels, consequence types, and known phenotype associations'). Fix: Name what the join adds (clinical-significance flags, variant class, rsID and source flags) in Sections 2.1 and 2.3, or add consequence types from another source such as VEP. Found by: Integrity check. (IC-1)</w:t>
      </w:r>
    </w:p>
  </w:comment>
  <w:comment w:id="90" w:author="Integrity check" w:initials="IC" w:date="2026-10-26T10:12:20Z">
    <w:p>
      <w:pPr>
        <w:pStyle w:val="CommentText"/>
      </w:pPr>
      <w:r>
        <w:rPr>
          <w:rStyle w:val="CommentReference"/>
        </w:rPr>
        <w:annotationRef/>
      </w:r>
      <w:r>
        <w:t>The text implies downloaded modules are verified; the platform verifies none (Major, fix now). Discovery records the digest a module claims without recomputing it, and the Catalog install downloads the archive with get_tarball, which does not verify, instead of the registry client's verifying download(). Supplementary S13 already says the digest was not independently verified. Fix: Say that the platform records the stated digest but does not yet recompute it, or wire the registry client's verifying download into the Catalog install. Found by: Integrity check, Simulated reviewers. (IC-2)</w:t>
      </w:r>
    </w:p>
  </w:comment>
  <w:comment w:id="91" w:author="Integrity check" w:initials="IC" w:date="2026-10-26T10:12:20Z">
    <w:p>
      <w:pPr>
        <w:pStyle w:val="CommentText"/>
      </w:pPr>
      <w:r>
        <w:rPr>
          <w:rStyle w:val="CommentReference"/>
        </w:rPr>
        <w:annotationRef/>
      </w:r>
      <w:r>
        <w:t>The curator field defaults to an AI label, so it does not reliably mark AI-drafted modules (Major, fix now). In just-dna-format the curator field is free text with the default 'ai-module-creator', so a module that does not set it carries that label whoever curated it; the project's own database-derived Pharmacogenomics module 1.0.0 carries it (Table S4). The explicit human-or-AI record is the optional authorship list. Section 5.5 rests trust calibration on the same field ('(the `curator` field, the explicit expert-versus-AI distinction)'). Fix: Done in the text (Sections 3.4 and 5.5 now point to the authorship entries and say the fields are self-declared). Republishing the Pharmacogenomics module with its curator and method set is the maintainers' choice (decision D8). Found by: Integrity check, Simulated reviewers. (IC-3)</w:t>
      </w:r>
    </w:p>
  </w:comment>
  <w:comment w:id="92" w:author="Integrity check" w:initials="IC" w:date="2026-10-26T10:12:20Z">
    <w:p>
      <w:pPr>
        <w:pStyle w:val="CommentText"/>
      </w:pPr>
      <w:r>
        <w:rPr>
          <w:rStyle w:val="CommentReference"/>
        </w:rPr>
        <w:annotationRef/>
      </w:r>
      <w:r>
        <w:t>Consumer-array input is presented as a platform feature; the web upload takes VCF only (Major, fix now). The web upload accepts only .vcf and .vcf.gz and tells users that support for 23andMe and Ancestry files is planned; reading consumer raw files exists only in the just-prs library. The project's instructions list microarray and 23andMe input as planned work. Fix: Say what the platform takes today (VCFs, including array-derived VCFs labelled as such) and that raw consumer files are a just-prs library feature planned for the web interface. Found by: Integrity check. (IC-4)</w:t>
      </w:r>
    </w:p>
  </w:comment>
  <w:comment w:id="93" w:author="Integrity check" w:initials="IC" w:date="2026-10-26T10:12:20Z">
    <w:p>
      <w:pPr>
        <w:pStyle w:val="CommentText"/>
      </w:pPr>
      <w:r>
        <w:rPr>
          <w:rStyle w:val="CommentReference"/>
        </w:rPr>
        <w:annotationRef/>
      </w:r>
      <w:r>
        <w:t>The default HuggingFace module source differs from the registry versions the paper reports (Major, fix now). Table 1, Table S4 and the benchmark use the registry versions (every digest checked, benchmarks/a3/PROTOCOL.md), but the platform reads the HuggingFace mirror by default, which Table S4's file records as different for Cancer, Cardio and Pathogenic (same version, different digest) and Superhuman (1.2.3 against 2.4.0, with an all-zero digest), so a fresh install annotates with other versions and the text did not say so. One referee's premise that the benchmark copies are unidentified did not hold (Table S6 identifies them). Fix: Done in the text: Data Availability now says which versions the benchmark used and that the mirror differs for four modules. Aligning the mirror or pointing the default at the registry is the maintainers' choice (decision D8). Found by: Integrity check, Simulated reviewers, Reporting check. (IC-5)</w:t>
      </w:r>
    </w:p>
  </w:comment>
  <w:comment w:id="94" w:author="Integrity check" w:initials="IC" w:date="2026-10-26T10:12:20Z">
    <w:p>
      <w:pPr>
        <w:pStyle w:val="CommentText"/>
      </w:pPr>
      <w:r>
        <w:rPr>
          <w:rStyle w:val="CommentReference"/>
        </w:rPr>
        <w:annotationRef/>
      </w:r>
      <w:r>
        <w:t>The depth and quality thresholds are on by default, not optional (Minor, fix now). The shipped modules.yaml and the benchmark's copy set min_depth 10 and min_qual 20, and a passing record that states no depth or quality is kept and judged by FILTER alone (unstated_metrics: keep). Fix: Say the thresholds are on by default and can be turned off, and how a record without DP or QUAL is treated. Found by: Integrity check, Simulated reviewers. (IC-6)</w:t>
      </w:r>
    </w:p>
  </w:comment>
  <w:comment w:id="95" w:author="Integrity check" w:initials="IC" w:date="2026-10-26T10:12:20Z">
    <w:p>
      <w:pPr>
        <w:pStyle w:val="CommentText"/>
      </w:pPr>
      <w:r>
        <w:rPr>
          <w:rStyle w:val="CommentReference"/>
        </w:rPr>
        <w:annotationRef/>
      </w:r>
      <w:r>
        <w:t>chrM becomes MT only in the module join; the Ensembl join misses chrM-style mitochondrial calls (Minor, fix now). Normalization only strips the chr prefix, so chrM is stored as M; the fold to MT happens in the module join alone. The Ensembl join matches chromosomes by equality against Ensembl's MT, so mitochondrial calls from a chrM-style VCF get no Ensembl annotation. Fix: Fold M into MT during normalization (code), which makes the sentence true and closes the Ensembl gap, or reword the sentence to say where the fold happens. Found by: Integrity check. (IC-7)</w:t>
      </w:r>
    </w:p>
  </w:comment>
  <w:comment w:id="96" w:author="Integrity check" w:initials="IC" w:date="2026-10-26T10:12:20Z">
    <w:p>
      <w:pPr>
        <w:pStyle w:val="CommentText"/>
      </w:pPr>
      <w:r>
        <w:rPr>
          <w:rStyle w:val="CommentReference"/>
        </w:rPr>
        <w:annotationRef/>
      </w:r>
      <w:r>
        <w:t>The Dagster step tracker reads memory at step start and end; it records no sampled peak (Minor, fix now). runtime.resource_tracker keeps the larger of the resident memory at a step's start and end, so a peak inside a step is missed. The benchmark's peak memory comes from a separate 10 Hz sampler, so no reported number is affected. Fix: Reword: the assets record, for every step, its duration, CPU use and resident memory at the step's start and end. Found by: Integrity check. (IC-8)</w:t>
      </w:r>
    </w:p>
  </w:comment>
  <w:comment w:id="97" w:author="Integrity check" w:initials="IC" w:date="2026-10-26T10:12:20Z">
    <w:p>
      <w:pPr>
        <w:pStyle w:val="CommentText"/>
      </w:pPr>
      <w:r>
        <w:rPr>
          <w:rStyle w:val="CommentReference"/>
        </w:rPr>
        <w:annotationRef/>
      </w:r>
      <w:r>
        <w:t>A run writes one HTML report covering all selected modules, not one per module (Minor, fix now). The report asset writes one report per run with a section per module, titled 'Genomic Annotation Report' when several modules are selected; a module-titled report appears only for a single-module run. Fix: Say 'one HTML report per run, with a section for each selected module'. Found by: Integrity check. (IC-9)</w:t>
      </w:r>
    </w:p>
  </w:comment>
  <w:comment w:id="98" w:author="Integrity check" w:initials="IC" w:date="2026-10-26T10:12:20Z">
    <w:p>
      <w:pPr>
        <w:pStyle w:val="CommentText"/>
      </w:pPr>
      <w:r>
        <w:rPr>
          <w:rStyle w:val="CommentReference"/>
        </w:rPr>
        <w:annotationRef/>
      </w:r>
      <w:r>
        <w:t>The Ensembl cache is downloaded over HTTPS with a size and SHA-256 check, not through fsspec (Minor, fix now). ensembl_download.py builds HuggingFace URLs, streams each file with requests and checks its size and SHA-256 before replacing the cached copy. Fix: Say the files are downloaded from HuggingFace and checked against each file's published size and SHA-256. Found by: Integrity check. (IC-10)</w:t>
      </w:r>
    </w:p>
  </w:comment>
  <w:comment w:id="99" w:author="Integrity check" w:initials="IC" w:date="2026-10-26T10:12:20Z">
    <w:p>
      <w:pPr>
        <w:pStyle w:val="CommentText"/>
      </w:pPr>
      <w:r>
        <w:rPr>
          <w:rStyle w:val="CommentReference"/>
        </w:rPr>
        <w:annotationRef/>
      </w:r>
      <w:r>
        <w:t>Equivalent results across interfaces hold only for the same just-prs version (Minor, fix now). just-prs-mcp declares just-prs&gt;=0.9.0, which admits releases from before the 0.10.2 allele check that Section 4.2 shows changes scores. Fix: Add 'with the same just-prs version', or raise the just-prs floor of just-prs-mcp to 0.10.2. Found by: Integrity check. (IC-11)</w:t>
      </w:r>
    </w:p>
  </w:comment>
  <w:comment w:id="100" w:author="Integrity check" w:initials="IC" w:date="2026-10-26T10:12:20Z">
    <w:p>
      <w:pPr>
        <w:pStyle w:val="CommentText"/>
      </w:pPr>
      <w:r>
        <w:rPr>
          <w:rStyle w:val="CommentReference"/>
        </w:rPr>
        <w:annotationRef/>
      </w:r>
      <w:r>
        <w:t>The just-prs-mcp tool list could not be confirmed against the current release (Could not be checked, fix now; a candidate to verify). The local just-prs-mcp checkout (a231ce8, 17 August 2026) registers ten tools, none a genome-build or ancestry detector, and also offers absolute risk, which the sentence omits. The current release may differ. Fix: Check the sentence against the current just-prs-mcp release and list the tools it actually has. Found by: Integrity check. (IC-12)</w:t>
      </w:r>
    </w:p>
  </w:comment>
  <w:comment w:id="101" w:author="Integrity check" w:initials="IC" w:date="2026-10-26T10:12:20Z">
    <w:p>
      <w:pPr>
        <w:pStyle w:val="CommentText"/>
      </w:pPr>
      <w:r>
        <w:rPr>
          <w:rStyle w:val="CommentReference"/>
        </w:rPr>
        <w:annotationRef/>
      </w:r>
      <w:r>
        <w:t>Table S7 lists 23 tools besides Just-DNA-Lite, not 22 (Minor, fix now). The table has 5 annotation engines, 9 personal-genome platforms, 7 polygenic score tools and 2 AI-assistant tools; the Introduction and Supplementary S7 both say 22. Fix: Change 22 to 23 in the Introduction and in Supplementary S7. Found by: Integrity check. (IC-13)</w:t>
      </w:r>
    </w:p>
  </w:comment>
  <w:comment w:id="102" w:author="Integrity check" w:initials="IC" w:date="2026-10-26T10:12:20Z">
    <w:p>
      <w:pPr>
        <w:pStyle w:val="CommentText"/>
      </w:pPr>
      <w:r>
        <w:rPr>
          <w:rStyle w:val="CommentReference"/>
        </w:rPr>
        <w:annotationRef/>
      </w:r>
      <w:r>
        <w:t>The 34-fold ratio rests on two runs of each system, with run-by-run ratios of 24 to 57 (Minor, fix now). With n = 2 per arm, 3,446.8/142.0 = 24 and 3,627.5/64.2 = 57; the generated tables already give the 24–57× range. Fix: Give the run-by-run range beside the ratio of medians. Found by: Integrity check, Reporting check. (IC-14)</w:t>
      </w:r>
    </w:p>
  </w:comment>
  <w:comment w:id="103" w:author="Integrity check" w:initials="IC" w:date="2026-10-26T10:12:20Z">
    <w:p>
      <w:pPr>
        <w:pStyle w:val="CommentText"/>
      </w:pPr>
      <w:r>
        <w:rPr>
          <w:rStyle w:val="CommentReference"/>
        </w:rPr>
        <w:annotationRef/>
      </w:r>
      <w:r>
        <w:t>The speed ratios pool idle and light-use runs without saying so (Minor, fix now). Two of the three Generation I runs on the 2023 call set and all three on Livia Zaharia's genome were made with the desktop in light use, and each ten-run Generation II full row pools five idle with five light-use runs, the slowest (107.6 s, 105.0 s) being light-use ones; Supplementary S2 recorded this but the result's sentence and the Table 2 caption did not. The idle Generation I run on the 2023 call set alone gives 178-fold, and a module-step ratio from the recorded stage times (about 229-fold) supports the headline. One referee read the pooling wrongly; Supplementary S2, two sections away, answers it. Fix: Done: the result's sentence and the Table 2 caption now name the conditions for both systems; optionally add the module-step ratio and the 2023 workstation's storage. Found by: Integrity check, Simulated reviewers, Reporting check. (IC-15)</w:t>
      </w:r>
    </w:p>
  </w:comment>
  <w:comment w:id="104" w:author="Integrity check" w:initials="IC" w:date="2026-10-26T10:12:20Z">
    <w:p>
      <w:pPr>
        <w:pStyle w:val="CommentText"/>
      </w:pPr>
      <w:r>
        <w:rPr>
          <w:rStyle w:val="CommentReference"/>
        </w:rPr>
        <w:annotationRef/>
      </w:r>
      <w:r>
        <w:t>Section 3.1 does not connect LongevityMap's 3,144 variants to the module's 528 (Minor, then the writing). Section 3.1 gave LongevityMap's 3,144 variants in 884 genes but not the selection Table S4 records (significant associations only, expanded with later meta-analyses), the 528 variants in 272 genes it leaves, or what an 'entry' or 'record' is; no project file records the 50 added and 876 edited records. Fix: The significance filter is now named (change 46). Add the 528 variants in 272 genes and what a record is, and confirm where the 50 and 876 come from (decision D6). Found by: Integrity check, Simulated reviewers. (IC-16)</w:t>
      </w:r>
    </w:p>
  </w:comment>
  <w:comment w:id="105" w:author="Integrity check" w:initials="IC" w:date="2026-10-26T10:12:20Z">
    <w:p>
      <w:pPr>
        <w:pStyle w:val="CommentText"/>
      </w:pPr>
      <w:r>
        <w:rPr>
          <w:rStyle w:val="CommentReference"/>
        </w:rPr>
        <w:annotationRef/>
      </w:r>
      <w:r>
        <w:t>The right-of-access paragraph rests on EU law alone and reads as universal (Minor, then the writing). The GDPR applies in the European Union and EEA; the sentence and the next ('a right they already have') read as universal (sample to population). Fix: Scope the sentence to the European Union (IC-C19) or add the US counterpart under HIPAA with its reference (PF-C5, PF-C6); the two proposals compete. Found by: Integrity check, Policy fit. (IC-17)</w:t>
      </w:r>
    </w:p>
  </w:comment>
  <w:comment w:id="106" w:author="Integrity check" w:initials="IC" w:date="2026-10-26T10:12:20Z">
    <w:p>
      <w:pPr>
        <w:pStyle w:val="CommentText"/>
      </w:pPr>
      <w:r>
        <w:rPr>
          <w:rStyle w:val="CommentReference"/>
        </w:rPr>
        <w:annotationRef/>
      </w:r>
      <w:r>
        <w:t>'Currently' without a date will go stale after publication (Minor, then the writing). A dated statement stays true after publication. Fix: Date the sentence once the cohort's status is confirmed (decision D6, with PF-2). Found by: Integrity check, Reference check. (IC-21)</w:t>
      </w:r>
    </w:p>
  </w:comment>
  <w:comment w:id="107" w:author="Integrity check" w:initials="IC" w:date="2026-10-26T10:12:20Z">
    <w:p>
      <w:pPr>
        <w:pStyle w:val="CommentText"/>
      </w:pPr>
      <w:r>
        <w:rPr>
          <w:rStyle w:val="CommentReference"/>
        </w:rPr>
        <w:annotationRef/>
      </w:r>
      <w:r>
        <w:t>Draft notes and placeholders remain: the draft banner, AUTHOR TODOs, the DOI and AI-use placeholders (Major, before submission, once the code is final). The front matter's 'Draft v0.5 (Paper 1 of 2)' note with internal file paths, three AUTHOR TODO comments, the DOI placeholder in Data Availability, the bracketed AI-use placeholders in the main text and Supplementary Note S11, the Figure 3 caption's 'require replacement before submission' and 'reported in earlier drafts' in Supplementary S2 all speak to the co-authors. The AI-use bracket needs the authors' own account of what the tools did and in which parts, which every venue on the ladder asks for. Fix: Before submission: remove the banner and the notes, fill the DOI once the archive exists, and write the AI-use account for the chosen venue's policy (JA-C1 and JA-C2 draft it; decision D7). Found by: Integrity check, Journal adaptation, Prose edit. (IC-22)</w:t>
      </w:r>
    </w:p>
  </w:comment>
  <w:comment w:id="108" w:author="Integrity check" w:initials="IC" w:date="2026-10-26T10:12:20Z">
    <w:p>
      <w:pPr>
        <w:pStyle w:val="CommentText"/>
      </w:pPr>
      <w:r>
        <w:rPr>
          <w:rStyle w:val="CommentReference"/>
        </w:rPr>
        <w:annotationRef/>
      </w:r>
      <w:r>
        <w:t>The Ethics Statement asserts Livia Zaharia's consent, which an author note says is still unconfirmed (Major, before submission, once the code is final). 'Each consents to the publication of the results from their own genome shown in this paper' sits above an AUTHOR TODO asking to confirm Livia Zaharia's consent before the statement says so. From her genome the paper reports only computational measurements, and her Zenodo record shares it 'to be freely used by others for research'. Fix: Confirm with Livia Zaharia and keep the sentence, or reword it so it is true either way (PF-C1; decision D6). Found by: Integrity check, Policy fit. (IC-23)</w:t>
      </w:r>
    </w:p>
  </w:comment>
  <w:comment w:id="109" w:author="Journal adaptation" w:initials="JA" w:date="2026-10-26T10:12:20Z">
    <w:p>
      <w:pPr>
        <w:pStyle w:val="CommentText"/>
      </w:pPr>
      <w:r>
        <w:rPr>
          <w:rStyle w:val="CommentReference"/>
        </w:rPr>
        <w:annotationRef/>
      </w:r>
      <w:r>
        <w:t>The main-text figures have no alt text, which Bioinformatics asks for under each legend (Minor, once you have chosen the journal). Bioinformatics, the fourth journal on the ladder and the only one recorded with this rule, asks for an alt-text description of every main-text image directly under its legend, introduced by 'Alt text:'. Visible paragraphs would also reach the preprint and every reader, so the descriptions wait for the choice. Fix: If Bioinformatics is chosen, accept JA-C5 and JA-C6 and write Figure 3's alt text with its new screenshot. Found by: Journal adaptation. (JA-1)</w:t>
      </w:r>
    </w:p>
  </w:comment>
  <w:comment w:id="110" w:author="Journal adaptation" w:initials="JA" w:date="2026-10-26T10:12:20Z">
    <w:p>
      <w:pPr>
        <w:pStyle w:val="CommentText"/>
      </w:pPr>
      <w:r>
        <w:rPr>
          <w:rStyle w:val="CommentReference"/>
        </w:rPr>
        <w:annotationRef/>
      </w:r>
      <w:r>
        <w:t>Bioinformatics does not accept language models drafting paper sections (Optional, once you have chosen the journal). The ISCB policy that Bioinformatics follows does not accept language models drafting paper sections, so a statement there that says Claude Code drafted text would conflict with it; the BioMed Central journals rule out only AI-written results or discussion without the authors' oversight. Fix: The authors' decision when choosing the journal; nothing to change in the text. Found by: Journal adaptation. (JA-3)</w:t>
      </w:r>
    </w:p>
  </w:comment>
  <w:comment w:id="111" w:author="Journal adaptation" w:initials="JA" w:date="2026-10-26T10:12:20Z">
    <w:p>
      <w:pPr>
        <w:pStyle w:val="CommentText"/>
      </w:pPr>
      <w:r>
        <w:rPr>
          <w:rStyle w:val="CommentReference"/>
        </w:rPr>
        <w:annotationRef/>
      </w:r>
      <w:r>
        <w:t>Public datasets the paper uses are not all in the reference list (Minor, once you have chosen the journal). Bioinformatics asks that every public dataset be in the reference list with its identifier. The two Zenodo genomes are; the HG002 case-study file, the 1000 Genomes high-coverage panel, the ClinVar and ClinPGx releases behind Table 1, the PGS Catalog release and the platform's HuggingFace datasets are cited only through a paper or a link. Fix: Accept the HG002 entry (JA-C3, JA-C4); add the fixed releases in the chosen journal's style and the HuggingFace datasets with pinned revisions at the end (RP-18; PGS Catalog in RF-C14). Found by: Journal adaptation. (JA-5)</w:t>
      </w:r>
    </w:p>
  </w:comment>
  <w:comment w:id="112" w:author="Simulated reviewers" w:initials="SR" w:date="2026-10-26T10:12:20Z">
    <w:p>
      <w:pPr>
        <w:pStyle w:val="CommentText"/>
      </w:pPr>
      <w:r>
        <w:rPr>
          <w:rStyle w:val="CommentReference"/>
        </w:rPr>
        <w:annotationRef/>
      </w:r>
      <w:r>
        <w:t>The annotation join is not specified: genotype, multi-allelic records, indels, rsID-only modules (Major, fix now). Section 2.1 does not say that the join uses chromosome, position and the genotype's allele strings, how multi-allelic records and differently spelled indels are handled, or what happens to an rsID-only module on a VCF without rsIDs, so a referee cannot judge which variants a report lists. The code settles all four (annotation/hf_logic.py lines 418-486, io.py lines 154-193); the multi-allelic worry raised by one referee does not occur in the software, the indel one does. (SW-3, SK-5, SW-27) Fix: Describe the join in Section 2.1 (proposal PR-C1). Found by: Simulated reviewers. (PR-1)</w:t>
      </w:r>
    </w:p>
  </w:comment>
  <w:comment w:id="113" w:author="Simulated reviewers" w:initials="SR" w:date="2026-10-26T10:12:20Z">
    <w:p>
      <w:pPr>
        <w:pStyle w:val="CommentText"/>
      </w:pPr>
      <w:r>
        <w:rPr>
          <w:rStyle w:val="CommentReference"/>
        </w:rPr>
        <w:annotationRef/>
      </w:r>
      <w:r>
        <w:t>The annotation engine's output is never tested against a known answer (Major, fix now). Section 5.4 places annotation correctness in the cited studies and the module content only; whether the engine returns exactly the module rows a genome carries is checked on one report row (S13) and never against a known answer, although HG002 with its truth set is already a benchmark input. The claim that reports list each matched variant rests on it. (SW-2, SK-4, SW-17) Fix: Narrower claim: name the engine in Section 5.4 as an untested dependency (PR-C2) and say the test suite runs in continuous integration (PR-C3); or new work: a synthetic VCF with planted genotypes, or HG002 against its truth set, with recall and precision per module. Found by: Simulated reviewers. (PR-2)</w:t>
      </w:r>
    </w:p>
  </w:comment>
  <w:comment w:id="114" w:author="Simulated reviewers" w:initials="SR" w:date="2026-10-26T10:12:20Z">
    <w:p>
      <w:pPr>
        <w:pStyle w:val="CommentText"/>
      </w:pPr>
      <w:r>
        <w:rPr>
          <w:rStyle w:val="CommentReference"/>
        </w:rPr>
        <w:annotationRef/>
      </w:r>
      <w:r>
        <w:t>User and panel scores may cover different loci, which can shift percentiles (Major, fix now). The paper does not say whether the 1000 Genomes reference scores use the same loci and missing-locus rule as a variant-only user score, which by default contributes nothing at absent loci (median match 53%). just-prs flags a percentile as unreliable under 20% weight coverage or under half the panel's match rate (just_prs/prs_catalog.py), which confirms the two can differ; no calibration is reported. (SW-5, SK-8, CH-2) Fix: Narrower claim: describe the reliability flag and say calibration on variant-only input is untested (proposal PR-C4); or new work: held-out panel genomes run as variant-only VCFs, percentiles compared with their panel percentiles, restoration off and on. Found by: Simulated reviewers. (PR-3)</w:t>
      </w:r>
    </w:p>
  </w:comment>
  <w:comment w:id="115" w:author="Simulated reviewers" w:initials="SR" w:date="2026-10-26T10:12:20Z">
    <w:p>
      <w:pPr>
        <w:pStyle w:val="CommentText"/>
      </w:pPr>
      <w:r>
        <w:rPr>
          <w:rStyle w:val="CommentReference"/>
        </w:rPr>
        <w:annotationRef/>
      </w:r>
      <w:r>
        <w:t>No established annotator or pgsc_calc is run side by side on the same data (Major, fix now). The annotation engine is compared only with the authors' predecessor and the PRS engines only with PLINK2's raw sums; no annotator such as vcfanno or OpenCRAVAT and no pgsc_calc run is shown on the same data, and Table S7 compares documented features only. BMC Bioinformatics and Genome Biology state this comparison as their Software criterion. (SW-1, SK-2, SK-3, CH-3, SW-6) Fix: Narrower claim: state that the contribution is the integration, with no advance claimed over these tools; or new work: vcfanno or OpenCRAVAT with the same module content and pgsc_calc on the same genomes and scores. Found by: Simulated reviewers. (PR-4)</w:t>
      </w:r>
    </w:p>
  </w:comment>
  <w:comment w:id="116" w:author="Simulated reviewers" w:initials="SR" w:date="2026-10-26T10:12:20Z">
    <w:p>
      <w:pPr>
        <w:pStyle w:val="CommentText"/>
      </w:pPr>
      <w:r>
        <w:rPr>
          <w:rStyle w:val="CommentReference"/>
        </w:rPr>
        <w:annotationRef/>
      </w:r>
      <w:r>
        <w:t>Generation I and II outputs are never compared, only their run times (Major, fix now). The 128- to 231-fold speed-up compares workflows that do different work, and nothing shows that Generation II reports the module findings Generation I reported on the same VCF. (SK-6, CH-1) Fix: Narrower claim: a sentence in Section 4.1 saying the outputs were not compared; or new work from existing benchmark outputs: per-module variants reported by each generation, with the causes of differences. Found by: Simulated reviewers. (PR-5)</w:t>
      </w:r>
    </w:p>
  </w:comment>
  <w:comment w:id="117" w:author="Simulated reviewers" w:initials="SR" w:date="2026-10-26T10:12:20Z">
    <w:p>
      <w:pPr>
        <w:pStyle w:val="CommentText"/>
      </w:pPr>
      <w:r>
        <w:rPr>
          <w:rStyle w:val="CommentReference"/>
        </w:rPr>
        <w:annotationRef/>
      </w:r>
      <w:r>
        <w:t>Ancestry inference is untested on variant-only single-sample VCFs (Major, fix now). Leave-one-out uses complete panel genotypes, not the variant-only single-sample VCFs users upload; the paper does not say how absent sites are coded and reports no inferred ancestry for the benchmark genomes, HG002 included. just-prs codes absent sites as homozygous reference (just_prs/ancestry/__init__.py lines 336-349). (SW-7, SK-11) Fix: State the coding (PR-C5); narrower claim: say accuracy on such input was not measured; or new work: panel individuals run as variant-only VCFs and HG002's inferred superpopulation. Found by: Simulated reviewers. (PR-6)</w:t>
      </w:r>
    </w:p>
  </w:comment>
  <w:comment w:id="118" w:author="Simulated reviewers" w:initials="SR" w:date="2026-10-26T10:12:20Z">
    <w:p>
      <w:pPr>
        <w:pStyle w:val="CommentText"/>
      </w:pPr>
      <w:r>
        <w:rPr>
          <w:rStyle w:val="CommentReference"/>
        </w:rPr>
        <w:annotationRef/>
      </w:r>
      <w:r>
        <w:t>The rule that sets the curated SNP weight is reported nowhere (Major, fix now). Section 3.1, Table S4, S4_curation.yaml and the Generation I preprint name the inputs of the SNP weight (independent significant studies, p-values, replicating populations) but not how they become a number, so the worked example's 0.95 SNP weight and 0.475 module weight cannot be recomputed, the opacity the Introduction holds against commercial platforms; 280 of the module's 671 study rows cite one study (Sebastiani et al. 2012). No project file records the rule. Fix: Give the formula, rubric or decision table with rs2802292 worked through, or say that the weights were curator judgements in Generation I, if so (decision D6). Found by: Simulated reviewers, Reporting check. (PR-7)</w:t>
      </w:r>
    </w:p>
  </w:comment>
  <w:comment w:id="119" w:author="Simulated reviewers" w:initials="SR" w:date="2026-10-26T10:12:20Z">
    <w:p>
      <w:pPr>
        <w:pStyle w:val="CommentText"/>
      </w:pPr>
      <w:r>
        <w:rPr>
          <w:rStyle w:val="CommentReference"/>
        </w:rPr>
        <w:annotationRef/>
      </w:r>
      <w:r>
        <w:t>Ease of use and no-code extension are asserted, not evaluated (Major, fix now). The Introduction poses a problem of access and the Discussion says the design addresses it, but no user installed the platform, added a module or read a report; the install route, requirements and a worked no-code module are also missing. (SK-15, SW-11, CH-11) Fix: Narrower claim: present ease of use as an aim (PR-C7) and give the install route (PR-C8); or new work: a small structured evaluation with users and a minimal worked module in the supplement. Found by: Simulated reviewers. (PR-9)</w:t>
      </w:r>
    </w:p>
  </w:comment>
  <w:comment w:id="120" w:author="Simulated reviewers" w:initials="SR" w:date="2026-10-26T10:12:20Z">
    <w:p>
      <w:pPr>
        <w:pStyle w:val="CommentText"/>
      </w:pPr>
      <w:r>
        <w:rPr>
          <w:rStyle w:val="CommentReference"/>
        </w:rPr>
        <w:annotationRef/>
      </w:r>
      <w:r>
        <w:t>The genotype-weight rule is wrong when the associated allele is the reference (Optional, fix now). For FOXO3 rs2802292 the associated allele is the reference G: the registered module (longevitymap 1.2.0) gives G/G 0.95 and G/T 0.475, so '0 for the reference genotype' does not hold. (SW-22) Fix: State the rule relative to the associated allele (PR-C11). Found by: Simulated reviewers. (PR-12)</w:t>
      </w:r>
    </w:p>
  </w:comment>
  <w:comment w:id="121" w:author="Simulated reviewers" w:initials="SR" w:date="2026-10-26T10:12:20Z">
    <w:p>
      <w:pPr>
        <w:pStyle w:val="CommentText"/>
      </w:pPr>
      <w:r>
        <w:rPr>
          <w:rStyle w:val="CommentReference"/>
        </w:rPr>
        <w:annotationRef/>
      </w:r>
      <w:r>
        <w:t>GRCh37 input is not detected on the annotation path (Optional, fix now). The pipeline has no build check (docs/INVESTIGATE_GRCH37_UI.md), so a GRCh37 VCF is joined at GRCh38 coordinates without warning; Section 5.4 states the scope but not this. (SW-4) Fix: Add the missing build check to the limitation (PR-C13); a build check in the software is the authors' to schedule. Found by: Simulated reviewers. (PR-14)</w:t>
      </w:r>
    </w:p>
  </w:comment>
  <w:comment w:id="122" w:author="Simulated reviewers" w:initials="SR" w:date="2026-10-26T10:12:20Z">
    <w:p>
      <w:pPr>
        <w:pStyle w:val="CommentText"/>
      </w:pPr>
      <w:r>
        <w:rPr>
          <w:rStyle w:val="CommentReference"/>
        </w:rPr>
        <w:annotationRef/>
      </w:r>
      <w:r>
        <w:t>Engine agreement shown on one genome, matched subset, each model's own scale (Optional, fix now). The agreement claim holds as stated, but it is shown on one genome, over the subset both tools matched, and on each model's scale rather than the percentile scale users see. (SK-9, SW-13, SK-12, CH-8, SK-13) Fix: Optional: differences in reference-standard-deviation units, per-model agreement across panel individuals, a rerun with homozygous-reference genotypes explicit. Found by: Simulated reviewers. (PR-17)</w:t>
      </w:r>
    </w:p>
  </w:comment>
  <w:comment w:id="123" w:author="Simulated reviewers" w:initials="SR" w:date="2026-10-26T10:12:20Z">
    <w:p>
      <w:pPr>
        <w:pStyle w:val="CommentText"/>
      </w:pPr>
      <w:r>
        <w:rPr>
          <w:rStyle w:val="CommentReference"/>
        </w:rPr>
        <w:annotationRef/>
      </w:r>
      <w:r>
        <w:t>Percentiles come from a fitted normal curve that is not checked (Optional, fix now). Percentiles are read from a normal curve fitted to each superpopulation, with no per-model check and no panel size per superpopulation; tail percentiles of skewed scores can differ from the empirical ones. (SW-12, SK-10) Fix: Report panel sizes and compare normal-curve with empirical percentiles, or state the approximation as a limitation. Found by: Simulated reviewers. (PR-18)</w:t>
      </w:r>
    </w:p>
  </w:comment>
  <w:comment w:id="124" w:author="Simulated reviewers" w:initials="SR" w:date="2026-10-26T10:12:20Z">
    <w:p>
      <w:pPr>
        <w:pStyle w:val="CommentText"/>
      </w:pPr>
      <w:r>
        <w:rPr>
          <w:rStyle w:val="CommentReference"/>
        </w:rPr>
        <w:annotationRef/>
      </w:r>
      <w:r>
        <w:t>Restored reference genotypes have no measured error rate (Optional, fix now). Restored rows are labelled as inferred, but neither their number on the benchmark call sets nor their accuracy against HG002's truth set is reported. (SW-8, CH-4) Fix: Count restored rows and check them against HG002's truth set, or say the error rate is unmeasured. Found by: Simulated reviewers. (PR-19)</w:t>
      </w:r>
    </w:p>
  </w:comment>
  <w:comment w:id="125" w:author="Simulated reviewers" w:initials="SR" w:date="2026-10-26T10:12:20Z">
    <w:p>
      <w:pPr>
        <w:pStyle w:val="CommentText"/>
      </w:pPr>
      <w:r>
        <w:rPr>
          <w:rStyle w:val="CommentReference"/>
        </w:rPr>
        <w:annotationRef/>
      </w:r>
      <w:r>
        <w:t>MCP tools and the model quality tiers are not specified (Optional, fix now). No tool of either MCP server is named with inputs and outputs, no example exchange is shown, and the quality tiers are never defined, although MCP access is one of the features the paper sets the platform apart by. (CH-10, SW-26) Fix: Add a supplementary table of the tools (docs/MCP_SERVER.md has them), one example exchange on a public genome, and a definition of the tiers. Found by: Simulated reviewers. (PR-20)</w:t>
      </w:r>
    </w:p>
  </w:comment>
  <w:comment w:id="126" w:author="Simulated reviewers" w:initials="SR" w:date="2026-10-26T10:12:20Z">
    <w:p>
      <w:pPr>
        <w:pStyle w:val="CommentText"/>
      </w:pPr>
      <w:r>
        <w:rPr>
          <w:rStyle w:val="CommentReference"/>
        </w:rPr>
        <w:annotationRef/>
      </w:r>
      <w:r>
        <w:t>The array LD-proxy route reads as working and is undescribed (Optional, fix now). Section 3.2 presents array scoring with LD proxies without the 'experimental' qualifier Section 5.4 uses, and the tables' panel, r-squared threshold and alignment rule are not given. (SW-25, CH-9) Fix: Add the qualifier (PR-C15) and describe how the tables were built. Found by: Simulated reviewers. (PR-21)</w:t>
      </w:r>
    </w:p>
  </w:comment>
  <w:comment w:id="127" w:author="Simulated reviewers" w:initials="SR" w:date="2026-10-26T10:12:20Z">
    <w:p>
      <w:pPr>
        <w:pStyle w:val="CommentText"/>
      </w:pPr>
      <w:r>
        <w:rPr>
          <w:rStyle w:val="CommentReference"/>
        </w:rPr>
        <w:annotationRef/>
      </w:r>
      <w:r>
        <w:t>What PLINK2's per-score time includes is not stated (Optional, fix now). PLINK2 is launched once per score, and the paper does not say whether its time includes process start and genotype loading, which bears on the 7.4-fold ratio. (SW-20) Fix: State each engine's timed interval from the harness; optionally run PLINK2 on all 100 scores in one call. Found by: Simulated reviewers. (PR-22)</w:t>
      </w:r>
    </w:p>
  </w:comment>
  <w:comment w:id="128" w:author="Simulated reviewers" w:initials="SR" w:date="2026-10-26T10:12:20Z">
    <w:p>
      <w:pPr>
        <w:pStyle w:val="CommentText"/>
      </w:pPr>
      <w:r>
        <w:rPr>
          <w:rStyle w:val="CommentReference"/>
        </w:rPr>
        <w:annotationRef/>
      </w:r>
      <w:r>
        <w:t>The worked row is called genotype-specific but carries a study's conclusion (Optional, then the writing). The row's conclusion is the Danish study's conclusion verbatim (S13); the genotype-specific content is the direction and the weight. (SW-24, SK-21) Fix: Describe what the row shows (PR-C16). Found by: Simulated reviewers. (PR-23)</w:t>
      </w:r>
    </w:p>
  </w:comment>
  <w:comment w:id="129" w:author="Simulated reviewers" w:initials="SR" w:date="2026-10-26T10:12:20Z">
    <w:p>
      <w:pPr>
        <w:pStyle w:val="CommentText"/>
      </w:pPr>
      <w:r>
        <w:rPr>
          <w:rStyle w:val="CommentReference"/>
        </w:rPr>
        <w:annotationRef/>
      </w:r>
      <w:r>
        <w:t>Interface equivalence reads as a measured result (Optional, then the writing). The sentence states equivalent results as an outcome while conceding no interface was tested separately. (SW-18) Fix: Word it as a design property (PR-C18). Found by: Simulated reviewers. (PR-25)</w:t>
      </w:r>
    </w:p>
  </w:comment>
  <w:comment w:id="130" w:author="Simulated reviewers" w:initials="SR" w:date="2026-10-26T10:12:20Z">
    <w:p>
      <w:pPr>
        <w:pStyle w:val="CommentText"/>
      </w:pPr>
      <w:r>
        <w:rPr>
          <w:rStyle w:val="CommentReference"/>
        </w:rPr>
        <w:annotationRef/>
      </w:r>
      <w:r>
        <w:t>Abstract and sections differ from the BMC journals' required format (Minor, once you have chosen the journal). From the editor's desk screen, not a referee concern: Genome Biology wants an unstructured abstract of at most 100 words (the draft's is structured, 151 words before the availability block) and Methods after Conclusions; BMC Bioinformatics wants Background/Results/Conclusions abstract headings, an Availability and requirements block and Declarations subheadings; Cell Reports Methods takes any format at first submission. (desk screen) Fix: Adapt once the journal is chosen. Found by: Simulated reviewers. (PR-28)</w:t>
      </w:r>
    </w:p>
  </w:comment>
  <w:comment w:id="131" w:author="Figures and tables" w:initials="FA" w:date="2026-10-26T10:12:20Z">
    <w:p>
      <w:pPr>
        <w:pStyle w:val="CommentText"/>
      </w:pPr>
      <w:r>
        <w:rPr>
          <w:rStyle w:val="CommentReference"/>
        </w:rPr>
        <w:annotationRef/>
      </w:r>
      <w:r>
        <w:t>Figure 1 shows nine other people's sample labels and upload dates, outside the Ethics Statement (Major, fix now). The Samples panel of the Figure 1 screenshot lists o-son-2, o-dad, o-mom, o-daughter, o-son-1, dad, laurence, olga and ksuhaster with upload dates besides Anton Kulaga, while the Ethics Statement covers only Anton Kulaga, Livia Zaharia and HG002. No genotype of theirs is shown, but the image publishes nonessential personal information (Cell Reports Methods and bioRxiv both bar it) and invites the question whether other people's genomes were analysed, which the Ethics Statement and the determination letter say they were not. Found by policy fit, the figures review and two simulated referees. Fix: Recapture Figure 1 on the public demonstration (https://lite.just-dna.life/) or on an instance holding only the public genomes, or crop out the sample list (decision D3). The same image is in README.md, docs/FAQ.md and docs/workshops/robio-2026.md. Found by: Figures and tables, Simulated reviewers, Policy fit. (PF-1)</w:t>
      </w:r>
    </w:p>
  </w:comment>
  <w:comment w:id="132" w:author="Policy fit" w:initials="PF" w:date="2026-10-26T10:12:20Z">
    <w:p>
      <w:pPr>
        <w:pStyle w:val="CommentText"/>
      </w:pPr>
      <w:r>
        <w:rPr>
          <w:rStyle w:val="CommentReference"/>
        </w:rPr>
        <w:annotationRef/>
      </w:r>
      <w:r>
        <w:t>Paper says ROGEN cohort is being sequenced; ethics determination says it has not been (Minor, fix now). The signed determination of 23 September 2026 notes that the ROGEN cohort 'has not been sequenced and that no data from it exist or were used'; Robi Tacutu's edit of 25 September changed the paper's 'has not yet been sequenced' to 'is currently being sequenced' (commit 3d1e57f). Both may be true at their dates, but a journal that asks for the letter will see them side by side, on the very point the letter was obtained to clear. Fix: Confirm the cohort's current status; either keep the sentence as it is, or drop the status and keep 'none of the work reported here uses cohort data' (proposal PF-C2). Found by: Policy fit. (PF-2)</w:t>
      </w:r>
    </w:p>
  </w:comment>
  <w:comment w:id="133" w:author="Policy fit" w:initials="PF" w:date="2026-10-26T10:12:20Z">
    <w:p>
      <w:pPr>
        <w:pStyle w:val="CommentText"/>
      </w:pPr>
      <w:r>
        <w:rPr>
          <w:rStyle w:val="CommentReference"/>
        </w:rPr>
        <w:annotationRef/>
      </w:r>
      <w:r>
        <w:t>Section 5.2 does not say report links send genotypes to external AI assistants (Minor, then the writing). Every variant row of an annotation report carries links to ChatGPT, Claude, Perplexity and Grok whose web address holds a prepared question with the rsID, gene, the person's genotype, the module's conclusion and, where present, the ClinVar interpretation and drug response (report_logic.py, AI_EXPLAIN_ASSISTANTS and _build_variant_ai_prompt). Section 5.2 calls these 'optional AI explanations' without saying what is sent or that it happens only on a click. Fix: Add one sentence naming the links and what they send (proposal PF-C3). Found by: Policy fit. (PF-3)</w:t>
      </w:r>
    </w:p>
  </w:comment>
  <w:comment w:id="134" w:author="Policy fit" w:initials="PF" w:date="2026-10-26T10:12:20Z">
    <w:p>
      <w:pPr>
        <w:pStyle w:val="CommentText"/>
      </w:pPr>
      <w:r>
        <w:rPr>
          <w:rStyle w:val="CommentReference"/>
        </w:rPr>
        <w:annotationRef/>
      </w:r>
      <w:r>
        <w:t>'Public genomes without a gatekeeper' can read as rejecting ethics oversight (Minor, then the writing; a candidate to verify). Many public genomes were released under consent terms that limit their use, and the paper's own Ethics Statement rests on a committee determination, so a referee may read the phrase as saying ethics review is unnecessary for any public genome. This paper used genomes whose owners released them openly for research. This is an inference about how the sentence may be read; no editor has raised it. Fix: Narrow the phrase to genomes their owners have openly released for research (proposal PF-C4), or keep it if the broader claim is meant. Found by: Policy fit. (PF-4)</w:t>
      </w:r>
    </w:p>
  </w:comment>
  <w:comment w:id="135" w:author="Policy fit" w:initials="PF" w:date="2026-10-26T10:12:20Z">
    <w:p>
      <w:pPr>
        <w:pStyle w:val="CommentText"/>
      </w:pPr>
      <w:r>
        <w:rPr>
          <w:rStyle w:val="CommentReference"/>
        </w:rPr>
        <w:annotationRef/>
      </w:r>
      <w:r>
        <w:t>Reflex usage telemetry is on by default in the web interface (Optional, then the writing). Reflex reports anonymous usage events (run and compile, with machine and version details) to PostHog unless telemetry is disabled, and webui/rxconfig.py does not disable it; the interface also loads style files from a public content network. No genome data are sent, so the paper's privacy sentences stay true, but a referee testing the local-first claim may notice the traffic. Fix: Optionally set telemetry_enabled=False in the rx.Config call of webui/rxconfig.py; no text change is needed. Found by: Policy fit. (PF-6)</w:t>
      </w:r>
    </w:p>
  </w:comment>
  <w:comment w:id="136" w:author="Policy fit" w:initials="PF" w:date="2026-10-26T10:12:20Z">
    <w:p>
      <w:pPr>
        <w:pStyle w:val="CommentText"/>
      </w:pPr>
      <w:r>
        <w:rPr>
          <w:rStyle w:val="CommentReference"/>
        </w:rPr>
        <w:annotationRef/>
      </w:r>
      <w:r>
        <w:t>bioRxiv bars information identifying individuals; the paper names the genome owners (Minor, once you have chosen the journal). bioRxiv's FAQ (read 26 October 2026) says it 'does not post articles that include images or information that could identify an individual' and gives no exception for an author's own released genome. Naming the genome owners and showing Anton Kulaga's FOXO3 genotype may lead a screener to decline the preprint. The same FAQ refuses manuscripts already on another preprint server, so the planned bioRxiv-then-arXiv order is the one that keeps both routes. Naming themselves is the authors' choice. Fix: Decide whether the bioRxiv version names the genome owners; keep bioRxiv before arXiv. Found by: Policy fit. (PF-7)</w:t>
      </w:r>
    </w:p>
  </w:comment>
  <w:comment w:id="137" w:author="Policy fit" w:initials="PF" w:date="2026-10-26T10:12:20Z">
    <w:p>
      <w:pPr>
        <w:pStyle w:val="CommentText"/>
      </w:pPr>
      <w:r>
        <w:rPr>
          <w:rStyle w:val="CommentReference"/>
        </w:rPr>
        <w:annotationRef/>
      </w:r>
      <w:r>
        <w:t>Undeposited 2023 call set underlies Table 2 but no reason is given (Minor, once you have chosen the journal). The 2023 call set of Anton Kulaga's genome supports Table 2, including the 231-fold speedup. BMC's statement template asks for the reason data are not public, and Genome Biology asks that datasets the conclusions rely on be deposited whenever possible. Whether to publish more of his own genomic data is Anton Kulaga's decision. Fix: Deposit the 2023 call set or add a short reason it is not public to Data Availability; whether to publish more of his own genome is Anton Kulaga's decision, and how strictly it is required depends on the venue (decision D7). Found by: Policy fit, Reporting check. (PF-12)</w:t>
      </w:r>
    </w:p>
  </w:comment>
  <w:comment w:id="138" w:author="Prose edit" w:initials="PE" w:date="2026-10-26T10:12:20Z">
    <w:p>
      <w:pPr>
        <w:pStyle w:val="CommentText"/>
      </w:pPr>
      <w:r>
        <w:rPr>
          <w:rStyle w:val="CommentReference"/>
        </w:rPr>
        <w:annotationRef/>
      </w:r>
      <w:r>
        <w:t>A median warm-run time was stated as the time of every warm run (Minor, then the writing). Table 2 gives 16.3 s as the median of 11 warm runs, which ranged from 16.2 to 17.2 s; the sentence read as if each warm run took 16.3 s. Fixed in this pass: the sentence now says 'a median of 16.3 s'. Fix: Applied: 'A warm run took a median of 16.3 s.' Found by: Prose edit. (PE-2)</w:t>
      </w:r>
    </w:p>
  </w:comment>
  <w:comment w:id="139" w:author="Prose edit" w:initials="PE" w:date="2026-10-26T10:12:20Z">
    <w:p>
      <w:pPr>
        <w:pStyle w:val="CommentText"/>
      </w:pPr>
      <w:r>
        <w:rPr>
          <w:rStyle w:val="CommentReference"/>
        </w:rPr>
        <w:annotationRef/>
      </w:r>
      <w:r>
        <w:t>The longevity module has one name in Table 1 and another in Section 3.1 (Minor, then the writing). Table 1 and the module's configuration call it 'Longevity Map'; 'Longevity Variants' is the title of its report. The Section 3.1 heading and first sentence call the module itself 'Longevity Variants', so a reader cannot tell the two names belong to one module. Fix: Use one name for the module (proposals PE-C2 and PE-C3 use 'Longevity Map'), keeping 'Longevity Variants report' for the report. Found by: Prose edit. (PE-3)</w:t>
      </w:r>
    </w:p>
  </w:comment>
  <w:comment w:id="140" w:author="Prose edit" w:initials="PE" w:date="2026-10-26T10:12:20Z">
    <w:p>
      <w:pPr>
        <w:pStyle w:val="CommentText"/>
      </w:pPr>
      <w:r>
        <w:rPr>
          <w:rStyle w:val="CommentReference"/>
        </w:rPr>
        <w:annotationRef/>
      </w:r>
      <w:r>
        <w:t>The restoration caveat names nearby calls without saying restoration needs them (Minor, then the writing). The main text never says that a restored site must lie near a called variant (only S12 gives the 10 kb rule), so the caveat about nearby calls arrives without the condition it qualifies. Fix: Give the caveat its condition (proposal PE-C4). Found by: Prose edit. (PE-4)</w:t>
      </w:r>
    </w:p>
  </w:comment>
  <w:comment w:id="141" w:author="Prose edit" w:initials="PE" w:date="2026-10-26T10:12:20Z">
    <w:p>
      <w:pPr>
        <w:pStyle w:val="CommentText"/>
      </w:pPr>
      <w:r>
        <w:rPr>
          <w:rStyle w:val="CommentReference"/>
        </w:rPr>
        <w:annotationRef/>
      </w:r>
      <w:r>
        <w:t>'The server' is ambiguous after the section introduces two MCP servers (Minor, then the writing). Section 3.2.1 introduces Just-DNA-Lite's MCP server and just-prs-mcp, then says 'The server runs locally'. Both run on the user's machine (stdio or localhost HTTP for Just-DNA-Lite, stdio for just-prs-mcp), so the sentence can say so. Fix: Write 'Both servers run locally' (proposal PE-C5). Found by: Prose edit. (PE-5)</w:t>
      </w:r>
    </w:p>
  </w:comment>
  <w:comment w:id="142" w:author="Prose edit" w:initials="PE" w:date="2026-10-26T10:12:20Z">
    <w:p>
      <w:pPr>
        <w:pStyle w:val="CommentText"/>
      </w:pPr>
      <w:r>
        <w:rPr>
          <w:rStyle w:val="CommentReference"/>
        </w:rPr>
        <w:annotationRef/>
      </w:r>
      <w:r>
        <w:t>'Population stratification' labels a paragraph about transferability across ancestries (Minor, then the writing). In statistical genetics, population stratification means confounding by ancestry in association studies. The paragraph is about how far European-derived scores and modules transfer to other ancestries, so the label may mislead a geneticist. Fix: Relabel the paragraph (proposal PE-C6). Found by: Prose edit. (PE-6)</w:t>
      </w:r>
    </w:p>
  </w:comment>
  <w:comment w:id="143" w:author="Prose edit" w:initials="PE" w:date="2026-10-26T10:12:20Z">
    <w:p>
      <w:pPr>
        <w:pStyle w:val="CommentText"/>
      </w:pPr>
      <w:r>
        <w:rPr>
          <w:rStyle w:val="CommentReference"/>
        </w:rPr>
        <w:annotationRef/>
      </w:r>
      <w:r>
        <w:t>Two adjacent sentences both say 0.10.2 introduced the allele check (Optional, then the writing). The paragraph before already ends 'the allele check of Section 3.2 came in 0.10.2, and the rerun below uses that check', and the next paragraph opens by saying the same. Fix: Drop the repeated sentence and name the version in the next one (proposal PE-C7). Found by: Prose edit. (PE-7)</w:t>
      </w:r>
    </w:p>
  </w:comment>
  <w:comment w:id="144" w:author="Prose edit" w:initials="PE" w:date="2026-10-26T10:12:20Z">
    <w:p>
      <w:pPr>
        <w:pStyle w:val="CommentText"/>
      </w:pPr>
      <w:r>
        <w:rPr>
          <w:rStyle w:val="CommentReference"/>
        </w:rPr>
        <w:annotationRef/>
      </w:r>
      <w:r>
        <w:t>Section 3.3 omits Thrombophilia from the hand-curated modules Table 1 lists (Minor, then the writing; a candidate to verify). Table 1 lists Thrombophilia as expert-curated, but Section 3.3 gives selection criteria for four hand-curated modules and does not mention it. The omission may be deliberate ('several'), but readers comparing the two will notice. Fix: If not deliberate, add Thrombophilia with its selection criteria, which only the authors can supply. Found by: Prose edit. (PE-9)</w:t>
      </w:r>
    </w:p>
  </w:comment>
  <w:comment w:id="145" w:author="Prose edit" w:initials="PE" w:date="2026-10-26T10:12:20Z">
    <w:p>
      <w:pPr>
        <w:pStyle w:val="CommentText"/>
      </w:pPr>
      <w:r>
        <w:rPr>
          <w:rStyle w:val="CommentReference"/>
        </w:rPr>
        <w:annotationRef/>
      </w:r>
      <w:r>
        <w:t>polars-bio is introduced twice within Section 2.1 (Optional, then the writing). The first paragraph of Section 2.1 already describes polars-bio with its citation, and step 1 describes it again with a quotation from its paper. Fix: Keep one description; the choice of which is the authors'. Found by: Prose edit. (PE-10)</w:t>
      </w:r>
    </w:p>
  </w:comment>
  <w:comment w:id="146" w:author="Prose edit" w:initials="PE" w:date="2026-10-26T10:12:20Z">
    <w:p>
      <w:pPr>
        <w:pStyle w:val="CommentText"/>
      </w:pPr>
      <w:r>
        <w:rPr>
          <w:rStyle w:val="CommentReference"/>
        </w:rPr>
        <w:annotationRef/>
      </w:r>
      <w:r>
        <w:t>Abbreviations, p-value notation and two-author citations follow no single style (Optional, once you have chosen the journal). SNV, SNP, WGS, WES, gVCF, KING are not spelled out, and PRS is used in Section 2.1 before Section 3.2 defines it; p-values appear as 'p-values' and '*P*'; two-author citations use 'and' in the main text and '&amp;' in the supplement; one cross-reference reads 'Supplementary Note S11'. The chosen journal's style settles each. Fix: Apply the chosen journal's abbreviation, notation and citation rules in one pass. Found by: Prose edit. (PE-11)</w:t>
      </w:r>
    </w:p>
  </w:comment>
  <w:comment w:id="147" w:author="Reference check" w:initials="RC" w:date="2026-10-26T10:12:20Z">
    <w:p>
      <w:pPr>
        <w:pStyle w:val="CommentText"/>
      </w:pPr>
      <w:r>
        <w:rPr>
          <w:rStyle w:val="CommentReference"/>
        </w:rPr>
        <w:annotationRef/>
      </w:r>
      <w:r>
        <w:t>Novelty comparison does not say how its 22 tools were chosen (Major, fix now). The sentence holds against Table S7 and a fresh search on 2026-10-26 found no open-source tool with all four features, but neither the paper nor Supplementary S7 says how the 22 tools were found. The evidence file sets MySeq (2019) aside as outside a 2023 to 2026 window that the table does not apply to ANNOVAR, SNPedia or GenomeChronicler, so a referee cannot judge the completeness of the set behind the paper's novelty claim. Only partly supported. Fix: Add one sentence to S7 saying how the tools were found and that the evidence file lists the tools set aside with reasons; resolve MySeq (tabulate it or state the rule that excludes it). Found by: Reference check. (RF-1)</w:t>
      </w:r>
    </w:p>
  </w:comment>
  <w:comment w:id="148" w:author="Integrity check" w:initials="IC" w:date="2026-10-26T10:12:20Z">
    <w:p>
      <w:pPr>
        <w:pStyle w:val="CommentText"/>
      </w:pPr>
      <w:r>
        <w:rPr>
          <w:rStyle w:val="CommentReference"/>
        </w:rPr>
        <w:annotationRef/>
      </w:r>
      <w:r>
        <w:t>'No existing tool' is not scoped to the surveyed tools, and command-line annotators accept such databases (Minor, fix now). The Introduction's 'no existing tool makes it straightforward to annotate a personal VCF against these databases transparently and extensibly' is an open claim about all tools with no search reported, while VEP, ANNOVAR and vcfanno accept such databases as custom files from the command line and Table S7 marks several annotators as taking new annotation sets; Table S7, a dated survey, supports a scoped version. The peer review rated it major because it also counted the authors' own Generation I as prior art, which the authors' standing rule excludes, so the merged record keeps the minor of the integrity and reference checks. Fix: Choose one wording (decision D9): anchor the sentence to the tools of Table S7 (IC-C20), narrow it to what Table S7 shows, a graphical interface together with databases added without code (RF-C11), or name what was missing (PR-C9, which leans on Generation I). Found by: Integrity check, Simulated reviewers, Reference check. (RF-2)</w:t>
      </w:r>
    </w:p>
  </w:comment>
  <w:comment w:id="149" w:author="Reference check" w:initials="RC" w:date="2026-10-26T10:12:20Z">
    <w:p>
      <w:pPr>
        <w:pStyle w:val="CommentText"/>
      </w:pPr>
      <w:r>
        <w:rPr>
          <w:rStyle w:val="CommentReference"/>
        </w:rPr>
        <w:annotationRef/>
      </w:r>
      <w:r>
        <w:t>LongevityMap holds variants tested for longevity, half negative (Minor, fix now). Tacutu et al. 2018 report 3,144 variants in 550 entries for LongevityMap build 3, of which 275 entries are significant findings; the database includes negative results by design. "Thousands of variant-trait associations" therefore overstates it. Only partly supported. Fix: Say "thousands of variants tested for association with longevity". Found by: Reference check. (RF-3)</w:t>
      </w:r>
    </w:p>
  </w:comment>
  <w:comment w:id="150" w:author="Reference check" w:initials="RC" w:date="2026-10-26T10:12:20Z">
    <w:p>
      <w:pPr>
        <w:pStyle w:val="CommentText"/>
      </w:pPr>
      <w:r>
        <w:rPr>
          <w:rStyle w:val="CommentReference"/>
        </w:rPr>
        <w:annotationRef/>
      </w:r>
      <w:r>
        <w:t>FOXO3 came from candidate-gene studies, not repeated GWAS (Minor, fix now). Broer et al. 2015 state that FOXO3 was replicated in candidate gene studies but not identified in GWAS, and their GWAS meta-analysis confirmed it only with published data added; Caruso et al. 2022 say GWAS results replicate only for APOE. The sentence is only partly supported. Fix: Replace "GWAS" with "genetic association studies". Found by: Reference check. (RF-4)</w:t>
      </w:r>
    </w:p>
  </w:comment>
  <w:comment w:id="151" w:author="Reference check" w:initials="RC" w:date="2026-10-26T10:12:20Z">
    <w:p>
      <w:pPr>
        <w:pStyle w:val="CommentText"/>
      </w:pPr>
      <w:r>
        <w:rPr>
          <w:rStyle w:val="CommentReference"/>
        </w:rPr>
        <w:annotationRef/>
      </w:r>
      <w:r>
        <w:t>Opening sentence cites three sources for more than they say (Minor, fix now). Chen et al. 2023 support the difficulty of examining VCFs without bioinformatics expertise; Nelson et al. 2019 and O'Daniel et al. 2025 support that people with raw data turn to third-party interpretation tools (many of which accept VCFs). No source mentions a learning curve, and the citations sit together at the end. Only partly supported. Fix: Keep the hook and place each citation after the part it supports. Found by: Reference check. (RF-5)</w:t>
      </w:r>
    </w:p>
  </w:comment>
  <w:comment w:id="152" w:author="Reference check" w:initials="RC" w:date="2026-10-26T10:12:20Z">
    <w:p>
      <w:pPr>
        <w:pStyle w:val="CommentText"/>
      </w:pPr>
      <w:r>
        <w:rPr>
          <w:rStyle w:val="CommentReference"/>
        </w:rPr>
        <w:annotationRef/>
      </w:r>
      <w:r>
        <w:t>Harmonized PGS files cited to a paper that announced them (Minor, fix now). Lambert et al. 2021 say the Catalog "will harmonize" scoring files to GRCh37 and GRCh38; the harmonized files themselves are documented on the PGS Catalog downloads page. Only partly supported. Fix: Keep Lambert et al. 2021 and add the PGS Catalog documentation of the harmonized files. Found by: Reference check. (RF-6)</w:t>
      </w:r>
    </w:p>
  </w:comment>
  <w:comment w:id="153" w:author="Reference check" w:initials="RC" w:date="2026-10-26T10:12:20Z">
    <w:p>
      <w:pPr>
        <w:pStyle w:val="CommentText"/>
      </w:pPr>
      <w:r>
        <w:rPr>
          <w:rStyle w:val="CommentReference"/>
        </w:rPr>
        <w:annotationRef/>
      </w:r>
      <w:r>
        <w:t>PRS definition adds "common" and "population-relative" to its source (Minor, fix now). Lambert et al. 2021 define a PGS as a weighted sum of allele doses times effect sizes over hundreds to millions of trait-associated variants; they do not say "common" or describe the score as population-relative. Only partly supported. Fix: Move the citation to the weighted sum and drop "common". Found by: Reference check. (RF-7)</w:t>
      </w:r>
    </w:p>
  </w:comment>
  <w:comment w:id="154" w:author="Reference check" w:initials="RC" w:date="2026-10-26T10:12:20Z">
    <w:p>
      <w:pPr>
        <w:pStyle w:val="CommentText"/>
      </w:pPr>
      <w:r>
        <w:rPr>
          <w:rStyle w:val="CommentReference"/>
        </w:rPr>
        <w:annotationRef/>
      </w:r>
      <w:r>
        <w:t>Named tools and sourced facts lack citations in the main text (Optional, then the writing). ANNOVAR, VEP and OpenCRAVAT are named in the Introduction without citations although Table S7's references hold their papers; Section 5.1's statement that most PGS Catalog scores come from European cohorts is uncited although Lambert et al. 2024 support it; Section 3.2's description of Generation I's 10,000 simulated genotypes does not cite the preprint that reports it; the KING kinship list is uncited. Fix: Add the citations (prepared as proposals) and the three bibliography entries. Found by: Reference check. (RF-9)</w:t>
      </w:r>
    </w:p>
  </w:comment>
  <w:comment w:id="155" w:author="Reference check" w:initials="RC" w:date="2026-10-26T10:12:20Z">
    <w:p>
      <w:pPr>
        <w:pStyle w:val="CommentText"/>
      </w:pPr>
      <w:r>
        <w:rPr>
          <w:rStyle w:val="CommentReference"/>
        </w:rPr>
        <w:annotationRef/>
      </w:r>
      <w:r>
        <w:t>Only Illumina says its genome price covers consumables (Minor, fix now). Illumina's product page states the US$200 genome as list price for sequencing consumables only at 100 Gb per genome (the cited 2023 press release says only "$200 per genome"); Ultima's 2025 release derives the US$80 genome from a price of US$0.24 per million reads and does not say what it includes. The independent second reader rated the sentence only partly supported. Fix: Say that manufacturers advertised the sequencing of a human genome for US$80 to US$200. Found by: Reference check. (RF-14)</w:t>
      </w:r>
    </w:p>
  </w:comment>
  <w:comment w:id="156" w:author="Reference check" w:initials="RC" w:date="2026-10-26T10:12:20Z">
    <w:p>
      <w:pPr>
        <w:pStyle w:val="CommentText"/>
      </w:pPr>
      <w:r>
        <w:rPr>
          <w:rStyle w:val="CommentReference"/>
        </w:rPr>
        <w:annotationRef/>
      </w:r>
      <w:r>
        <w:t>Generation I percentiles: "pooled" unsupported; preprint mentions an ancestry step (Minor, fix now). The authors' preprint supports the 10,000 simulated genotypes and the normal fit but not "pooled" gnomAD frequencies, and it says the PRS module used pgsc_calc tools to define the most similar population against 1000 Genomes. A reader could conclude that Generation I's percentiles were ancestry-matched, the opposite of the contrast in Section 3.2 and Table S7 note ff. The Generation I PRS repository named in the preprint no longer resolves, so no project file settles it. Fix: Drop "pooled" unless the Generation I code shows it, and say in one clause whether the population step fed the percentiles. Found by: Reference check. (RF-15)</w:t>
      </w:r>
    </w:p>
  </w:comment>
  <w:comment w:id="157" w:author="Reporting check" w:initials="RC" w:date="2026-10-26T10:12:20Z">
    <w:p>
      <w:pPr>
        <w:pStyle w:val="CommentText"/>
      </w:pPr>
      <w:r>
        <w:rPr>
          <w:rStyle w:val="CommentReference"/>
        </w:rPr>
        <w:annotationRef/>
      </w:r>
      <w:r>
        <w:t>PLINK2 times are rounded up to 0.1 s, so the speedups are upper bounds (Major, fix now). The benchmark stops PLINK2's clock only when its 0.1 s memory sampler notices the process has ended, while DuckDB and Polars are timed in-process; 90 of PLINK2's 100 times are exactly 0.602 s in the run behind Table 3 and in the 0.10.2 rerun. PLINK2's median lies between about 0.50 and 0.60 s, so the printed 7.4x and 2.0x speedups have lower bounds of about 6.2x and 1.6x. Fix: Give the bounded range in the Table 3 caption (RP-C1), or re-time PLINK2 with a clock independent of the memory sampler. Found by: Reporting check. (RP-1)</w:t>
      </w:r>
    </w:p>
  </w:comment>
  <w:comment w:id="158" w:author="Reporting check" w:initials="RC" w:date="2026-10-26T10:12:20Z">
    <w:p>
      <w:pPr>
        <w:pStyle w:val="CommentText"/>
      </w:pPr>
      <w:r>
        <w:rPr>
          <w:rStyle w:val="CommentReference"/>
        </w:rPr>
        <w:annotationRef/>
      </w:r>
      <w:r>
        <w:t>The shown percentile is often not the ancestry-matched 1000 Genomes one described (Major, fix now). just-prs computes a 'theoretical' percentile from the scoring file's allele frequencies when the file has them, and enrich_prs_result keeps it, consulting the 1000 Genomes reference only when it is missing; without a reference distribution it falls back to an AUROC approximation. The interface labels these '1000G ref', 'theoretical' and 'AUROC est.'; a low-coverage flag and per-sex curves (published 16 October 2026) are also undescribed. The Abstract's 'shows percentiles within a reference population matched to the genome's inferred ancestry' holds only for the first kind. Fix: Describe the three methods, their order and the labels in Section 3.2 and keep the Abstract consistent (RP-C8), or change the software to prefer the reference distribution when one exists. Found by: Reporting check. (RP-2)</w:t>
      </w:r>
    </w:p>
  </w:comment>
  <w:comment w:id="159" w:author="Reporting check" w:initials="RC" w:date="2026-10-26T10:12:20Z">
    <w:p>
      <w:pPr>
        <w:pStyle w:val="CommentText"/>
      </w:pPr>
      <w:r>
        <w:rPr>
          <w:rStyle w:val="CommentReference"/>
        </w:rPr>
        <w:annotationRef/>
      </w:r>
      <w:r>
        <w:t>Table 3 reports medians and means without any spread (Minor, then the writing). The per-score data give interquartile ranges (DuckDB 0.079-0.096 s, Polars 0.297-0.314 s, PLINK2 0.602 s at every quartile) and maxima of 2.13, 1.68 and 3.51 s; showing them tells readers most scores take about the same time and a few large ones pull the means up. Fix: Add an IQR or range column to Table 3 (layout choice; no text change proposed). Found by: Reporting check. (RP-6)</w:t>
      </w:r>
    </w:p>
  </w:comment>
  <w:comment w:id="160" w:author="Reporting check" w:initials="RC" w:date="2026-10-26T10:12:20Z">
    <w:p>
      <w:pPr>
        <w:pStyle w:val="CommentText"/>
      </w:pPr>
      <w:r>
        <w:rPr>
          <w:rStyle w:val="CommentReference"/>
        </w:rPr>
        <w:annotationRef/>
      </w:r>
      <w:r>
        <w:t>Ancestry classifier evaluation lacks per-class results, PCA note and model location (Minor, then the writing). DOME items 1.1, 1.3, 2.8, 4.2 and 4.4 are partial: the principal components include each held-out individual, per-class accuracy is not given (recomputed from the published model: AMR 344 of 351, AFR 679 of 681, the rest all correct; overall 2,566 of 2,575 as printed), and the model's location (Hugging Face just-dna-seq/pgs-catalog, data/ancestry) is not named. Fix: Add the per-class result and the PCA clause (RP-C7) and the model location (RP-C14). Found by: Reporting check. (RP-7)</w:t>
      </w:r>
    </w:p>
  </w:comment>
  <w:comment w:id="161" w:author="Reporting check" w:initials="RC" w:date="2026-10-26T10:12:20Z">
    <w:p>
      <w:pPr>
        <w:pStyle w:val="CommentText"/>
      </w:pPr>
      <w:r>
        <w:rPr>
          <w:rStyle w:val="CommentReference"/>
        </w:rPr>
        <w:annotationRef/>
      </w:r>
      <w:r>
        <w:t>The Ensembl Variation release of the cached database is not named (Minor, then the writing). Neither the paper nor the Hugging Face card names the Ensembl release; the build reads current_variation, so it depends on the build date. The benchmark used revision 2205d5ed5c5c, unchanged since 15 January 2026. Fix: Name the Ensembl release and the dataset revision in Section 2.1 or Table S6. Found by: Reporting check. (RP-9)</w:t>
      </w:r>
    </w:p>
  </w:comment>
  <w:comment w:id="162" w:author="Reporting check" w:initials="RC" w:date="2026-10-26T10:12:20Z">
    <w:p>
      <w:pPr>
        <w:pStyle w:val="CommentText"/>
      </w:pPr>
      <w:r>
        <w:rPr>
          <w:rStyle w:val="CommentReference"/>
        </w:rPr>
        <w:annotationRef/>
      </w:r>
      <w:r>
        <w:t>HAGR's terms ask for its 2024 paper, which is not cited (Minor, then the writing). HAGR content is CC BY 3.0 and its terms ask publications to cite de Magalhaes et al. (2024), Nucleic Acids Research 52(D1):D900-D908, doi:10.1093/nar/gkad927; the Longevity Map module derives from LongevityMap. Fix: Cite the 2024 paper beside Tacutu et al. (2018) and add it to the bibliography (RP-C11, RP-C12). Found by: Reporting check. (RP-10)</w:t>
      </w:r>
    </w:p>
  </w:comment>
  <w:comment w:id="163" w:author="Reporting check" w:initials="RC" w:date="2026-10-26T10:12:20Z">
    <w:p>
      <w:pPr>
        <w:pStyle w:val="CommentText"/>
      </w:pPr>
      <w:r>
        <w:rPr>
          <w:rStyle w:val="CommentReference"/>
        </w:rPr>
        <w:annotationRef/>
      </w:r>
      <w:r>
        <w:t>Availability formats and a leave-one-out rule differ between ladder journals (Optional, once you have chosen the journal; a candidate to verify). Bioinformatics wants the archived URL in the abstract and records an arrival rule against machine-learning papers validated by leave-one-out (the ancestry classifier's only evaluation); BMC Bioinformatics and Genome Biology want an Availability and requirements block; PLOS Computational Biology wants deposited test data; Cell Reports Methods uses STAR Methods. Fix: Adapt the availability section to the chosen journal; read its live wording on leave-one-out if Bioinformatics is chosen. Found by: Reporting check. (RP-15)</w:t>
      </w:r>
    </w:p>
  </w:comment>
  <w:comment w:id="164" w:author="Integrity check" w:initials="IC" w:date="2026-10-26T10:12:20Z">
    <w:p>
      <w:pPr>
        <w:pStyle w:val="CommentText"/>
      </w:pPr>
      <w:r>
        <w:rPr>
          <w:rStyle w:val="CommentReference"/>
        </w:rPr>
        <w:annotationRef/>
      </w:r>
      <w:r>
        <w:t>No archived, tagged release behind the results; versions, links and dataset revisions are not pinned (Major, before submission, once the code is final). The benchmarked Just-DNA-Lite 0.3.25 (commit bb4b294) is untagged (tags v0.3.18 and v0.3.26), just-prs 0.10.2 is tagged but not on PyPI, the Zenodo records hold genomes rather than code, and Data Availability carries a DOI placeholder. Result links point to a moving branch, Table S5's categories are for just-prs 0.10.1, and the HuggingFace datasets changed after the benchmarks (prs-percentiles gained per-sex curves on 16 October 2026, the annotators mirror changed on 13 October) with no revision cited. Fix: Before submission: name one release per tool with tag, commit and archive DOI, pin result links to commits, and cite dataset revisions or archive a snapshot with the release. Found by: Integrity check, Simulated reviewers, Reporting check. (RP-16)</w:t>
      </w:r>
    </w:p>
  </w:comment>
  <w:comment w:id="165" w:author="Reporting check" w:initials="RC" w:date="2026-10-26T10:12:20Z">
    <w:p>
      <w:pPr>
        <w:pStyle w:val="CommentText"/>
      </w:pPr>
      <w:r>
        <w:rPr>
          <w:rStyle w:val="CommentReference"/>
        </w:rPr>
        <w:annotationRef/>
      </w:r>
      <w:r>
        <w:t>Module licences unstated; the mirror's MIT label conflicts with CC BY-SA (Major, before submission, once the code is final). The registry records public domain for the three ClinVar modules, CC BY-SA 4.0 (share-alike) for pharmgkb and no licence of their own for the six curated modules; the Hugging Face mirror declares MIT for all ten, including ClinPGx-derived content that cannot be relicensed so. The paper states none of these terms. Fix: Give per-module terms in Data Availability or Table S4, choose a licence for the curated modules, and correct the mirror's card. Found by: Reporting check. (RP-17)</w:t>
      </w:r>
    </w:p>
  </w:comment>
  <w:comment w:id="166" w:author="Story" w:initials="S" w:date="2026-10-26T10:12:20Z">
    <w:p>
      <w:pPr>
        <w:pStyle w:val="CommentText"/>
      </w:pPr>
      <w:r>
        <w:rPr>
          <w:rStyle w:val="CommentReference"/>
        </w:rPr>
        <w:annotationRef/>
      </w:r>
      <w:r>
        <w:t>The value v0.2 led with left the Abstract and Conclusion unrecorded (Minor, then the writing). v0.2 framed the paper with a value (people should be able to explore their own genomes, transparently and privately); since v0.3 the Abstract and the Conclusion frame it as a practical problem and a list of components, and the value survives only in Section 5.3. Nothing in the project records this as the authors' choice. Fix: Confirm the current frame as the direction, or restore the value as the Conclusion's first sentence (option B). Found by: Story. (ST-1)</w:t>
      </w:r>
    </w:p>
  </w:comment>
  <w:comment w:id="167" w:author="Story" w:initials="S" w:date="2026-10-26T10:12:20Z">
    <w:p>
      <w:pPr>
        <w:pStyle w:val="CommentText"/>
      </w:pPr>
      <w:r>
        <w:rPr>
          <w:rStyle w:val="CommentReference"/>
        </w:rPr>
        <w:annotationRef/>
      </w:r>
      <w:r>
        <w:t>The run's corrections lengthened sentences in the Introduction and Limitations (Minor, then the writing). Sentences over 35 words rose from 17% to 26% of the Introduction and from 12% to 24% of Limitations during the run's revision passes. Splitting them where a semicolon or 'and' already divided them brought every share back to or below the run's start, with no clause lost. Fix: Applied: thirteen sentence splits (records 1 to 5, 7 to 9 and 12 to 15 of this stage). Found by: Story. (ST-2)</w:t>
      </w:r>
    </w:p>
  </w:comment>
  <w:comment w:id="168" w:author="Story" w:initials="S" w:date="2026-10-26T10:12:20Z">
    <w:p>
      <w:pPr>
        <w:pStyle w:val="CommentText"/>
      </w:pPr>
      <w:r>
        <w:rPr>
          <w:rStyle w:val="CommentReference"/>
        </w:rPr>
        <w:annotationRef/>
      </w:r>
      <w:r>
        <w:t>The Conclusion's key sentence carried an inline hedge before its claim (Minor, then the writing). An 'albeit' aside sat in the middle of the paper's closing claim, so readers met the limit before the result; the story contract moves such a doubt to a sentence of its own after the claim, keeping its numbers and limiting word. Fix: Applied: the claim first, then 'These results hold, albeit on four call sets from three people for annotation and one for scoring.' Found by: Story. (ST-3)</w:t>
      </w:r>
    </w:p>
  </w:comment>
  <w:comment w:id="169" w:author="Story" w:initials="S" w:date="2026-10-26T10:12:20Z">
    <w:p>
      <w:pPr>
        <w:pStyle w:val="CommentText"/>
      </w:pPr>
      <w:r>
        <w:rPr>
          <w:rStyle w:val="CommentReference"/>
        </w:rPr>
        <w:annotationRef/>
      </w:r>
      <w:r>
        <w:t>Section 2.2 named libraries before showing what a module is (Minor, then the writing). All three simulated readers lost interest at this paragraph's opening; the paragraph that shows what a module is made of (CSV tables and a YAML file compiled to Parquet) came after it. Fix: Applied: the authoring paragraph now precedes the format paragraph; both unchanged. Found by: Story. (ST-4)</w:t>
      </w:r>
    </w:p>
  </w:comment>
  <w:comment w:id="170" w:author="Story" w:initials="S" w:date="2026-10-26T10:12:21Z">
    <w:p>
      <w:pPr>
        <w:pStyle w:val="CommentText"/>
      </w:pPr>
      <w:r>
        <w:rPr>
          <w:rStyle w:val="CommentReference"/>
        </w:rPr>
        <w:annotationRef/>
      </w:r>
      <w:r>
        <w:t>Section 4.1 mixed its result with run conditions, hardware and memory (Minor, then the writing). The first paragraph held the speed result, a light-use note inside the result's sentence, the Ensembl comparison, hardware scope and memory; two readers kept the first number and let the rest go. Fix: Applied: the light-use note follows the result as its own sentence, and hardware and memory form their own paragraph. Found by: Story. (ST-5)</w:t>
      </w:r>
    </w:p>
  </w:comment>
  <w:comment w:id="171" w:author="Figures and tables" w:initials="FA" w:date="2026-10-26T10:12:21Z">
    <w:p>
      <w:pPr>
        <w:pStyle w:val="CommentText"/>
      </w:pPr>
      <w:r>
        <w:rPr>
          <w:rStyle w:val="CommentReference"/>
        </w:rPr>
        <w:annotationRef/>
      </w:r>
      <w:r>
        <w:t>Readers could not tell which just-prs run Tables 3 and 4 and each number in Section 4.2 describe (Major, then the writing). Section 4.2 leads with the just-prs 0.10.2 rerun (r = 0.99999996, largest difference 0.049, medians 0.082 s and 0.309 s) while Tables 3 and 4 show the 0.10.1 run (r = 0.999997, 0.501, 0.081 s and 0.305 s), and neither the captions nor the opening paragraph said which run they report; all three simulated readers lost track here. Fix: Done: the opening paragraph and both captions now name the run each reports, and the Table 4 caption explains the 96 original-input rows. Which run the tables show is decision D4. Found by: Figures and tables, Story. (ST-6)</w:t>
      </w:r>
    </w:p>
  </w:comment>
  <w:comment w:id="172" w:author="Figures and tables" w:initials="FA" w:date="2026-10-26T10:12:21Z">
    <w:p>
      <w:pPr>
        <w:pStyle w:val="CommentText"/>
      </w:pPr>
      <w:r>
        <w:rPr>
          <w:rStyle w:val="CommentReference"/>
        </w:rPr>
        <w:annotationRef/>
      </w:r>
      <w:r>
        <w:t>Tables 3 and 4 show the superseded 0.10.1 run while the text leads with the 0.10.2 rerun (Major, fix now). The headline PRS numbers come from the 0.10.2 rerun, whose per-score results for all three engines are in the just-prs repository but not in this paper's supplement, and which has no PLINK2 score-file preparation timing or original-input comparison; Tables 3 and 4, two paragraphs and the Table 3 caption's harness detail report 0.10.1. Fix: Authors decide (decision D4): rebuild Tables 3 and 4 from the rerun and move the 0.10.1 run to Supplementary S3, or keep them and supply the rerun's per-score results. Found by: Figures and tables, Simulated reviewers, Story. (ST-7)</w:t>
      </w:r>
    </w:p>
  </w:comment>
  <w:comment w:id="173" w:author="Figures and tables" w:initials="FA" w:date="2026-10-26T10:12:21Z">
    <w:p>
      <w:pPr>
        <w:pStyle w:val="CommentText"/>
      </w:pPr>
      <w:r>
        <w:rPr>
          <w:rStyle w:val="CommentReference"/>
        </w:rPr>
        <w:annotationRef/>
      </w:r>
      <w:r>
        <w:t>Figure 3 is a placeholder marked for replacement, and no figure shows a real report (Major, fix now). The caption says the screenshot must be replaced before submission. The image shows an intelligence score for an identifiable author (percentile 99.3, absolute risk 96.7%), quality labels that disagree in three places and no reference population, although Section 3.2 says the view shows one, with text of about 2 pt at 170 mm. All three simulated readers looked for a picture of the report a user reads, found a reconstructed diagram (Figure 2) and an input grid (Figure 1), and stopped at this caption. Fix: Replace Figure 3 with a cropped, zoomed capture of a public genome's polygenic score view (a less personal trait with several disagreeing models, the reference population and match rates visible, no red-green coding) or of a rendered report, and rewrite the caption for it (decision D3); meanwhile the planning note can leave the caption (ST-C3). Found by: Figures and tables, Story. (ST-8)</w:t>
      </w:r>
    </w:p>
  </w:comment>
  <w:comment w:id="174" w:author="Simulated reviewers" w:initials="SR" w:date="2026-10-26T10:12:21Z">
    <w:p>
      <w:pPr>
        <w:pStyle w:val="CommentText"/>
      </w:pPr>
      <w:r>
        <w:rPr>
          <w:rStyle w:val="CommentReference"/>
        </w:rPr>
        <w:annotationRef/>
      </w:r>
      <w:r>
        <w:t>The Abstract states no measured result (Minor, then the writing). The Abstract's Results paragraph lists features only, while the benchmarks grew from 11% to 21% of the body; v0.2's Abstract gave the whole-genome time and the speed-up. A skimming reader looked for a headline result there, BMC Bioinformatics asks for 'Results: the main findings', and bioRxiv's screeners exclude software announcements without data (an inferred risk; the data are in Sections 4.1 and 4.2). Adding a result changes the Abstract's emphasis, so it is the authors' choice of direction. Fix: Choose among story options A, B and C (decision D5); a version that keeps a result can add one sentence with the annotation time and the PLINK2 agreement, each with its scope (PR-C20, PF-C7). Found by: Simulated reviewers, Policy fit, Story. (ST-10)</w:t>
      </w:r>
    </w:p>
  </w:comment>
  <w:comment w:id="175" w:author="Story" w:initials="S" w:date="2026-10-26T10:12:21Z">
    <w:p>
      <w:pPr>
        <w:pStyle w:val="CommentText"/>
      </w:pPr>
      <w:r>
        <w:rPr>
          <w:rStyle w:val="CommentReference"/>
        </w:rPr>
        <w:annotationRef/>
      </w:r>
      <w:r>
        <w:t>The Introduction's cost paragraph gives the argument nothing (Minor, then the writing). The second paragraph surveys sequencing prices and the cost of the first genome, which no later sentence uses; two simulated readers skimmed past it. Fix: Keep the one fact the argument uses, or connect it to the first paragraph's problem; the authors choose which cited facts stay. Found by: Story. (ST-11)</w:t>
      </w:r>
    </w:p>
  </w:comment>
  <w:comment w:id="176" w:author="Story" w:initials="S" w:date="2026-10-26T10:12:21Z">
    <w:p>
      <w:pPr>
        <w:pStyle w:val="CommentText"/>
      </w:pPr>
      <w:r>
        <w:rPr>
          <w:rStyle w:val="CommentReference"/>
        </w:rPr>
        <w:annotationRef/>
      </w:r>
      <w:r>
        <w:t>The Introduction does not name its nearest open-source neighbours (Minor, then the writing). OpenCRAVAT, the PGS Catalog Calculator, PGS Browser and impute.me appear only in Table S7's references, and Interpretome, the closest earlier statement of the same aim, is cited nowhere; a reader who knows one of them gets no sentence of difference. Fix: Name three neighbours with their citations in the Introduction (ST-C1); decide whether to cite Interpretome. Found by: Story. (ST-12)</w:t>
      </w:r>
    </w:p>
  </w:comment>
  <w:comment w:id="177" w:author="Story" w:initials="S" w:date="2026-10-26T10:12:21Z">
    <w:p>
      <w:pPr>
        <w:pStyle w:val="CommentText"/>
      </w:pPr>
      <w:r>
        <w:rPr>
          <w:rStyle w:val="CommentReference"/>
        </w:rPr>
        <w:annotationRef/>
      </w:r>
      <w:r>
        <w:t>The Abstract names the Model Context Protocol without saying what it is for (Minor, then the writing). Two simulated readers stopped at the term; the Abstract does not say that these interfaces let AI assistants call the software. Fix: Add a two-word gloss (ST-C4). Found by: Story. (ST-13)</w:t>
      </w:r>
    </w:p>
  </w:comment>
  <w:comment w:id="178" w:author="Story" w:initials="S" w:date="2026-10-26T10:12:21Z">
    <w:p>
      <w:pPr>
        <w:pStyle w:val="CommentText"/>
      </w:pPr>
      <w:r>
        <w:rPr>
          <w:rStyle w:val="CommentReference"/>
        </w:rPr>
        <w:annotationRef/>
      </w:r>
      <w:r>
        <w:t>Terms that stopped the readers (Optional, then the writing). The simulated readers stopped at about twenty terms, among them software-defined assets, lead table, streaming join, Parquet, fsspec, digest, strand flipping, gVCF, the KING kinship list and ROGEN. Fix: Define each at first use or move it out of the main line. Found by: Story. (ST-14)</w:t>
      </w:r>
    </w:p>
  </w:comment>
  <w:comment w:id="179" w:author="Story" w:initials="S" w:date="2026-10-26T10:12:21Z">
    <w:p>
      <w:pPr>
        <w:pStyle w:val="CommentText"/>
      </w:pPr>
      <w:r>
        <w:rPr>
          <w:rStyle w:val="CommentReference"/>
        </w:rPr>
        <w:annotationRef/>
      </w:r>
      <w:r>
        <w:t>The argument against withholding information was lost since v0.2 (Optional, then the writing). v0.2 argued, with sources, that showing every model with its quality context answers misinterpretation better than withholding results; v0.5 keeps the premise and the phrase 'Instead of gatekeeping' but not the argument. Fix: Decide whether to restore the argument; if so, check its v0.2 sources first. Found by: Story. (ST-15)</w:t>
      </w:r>
    </w:p>
  </w:comment>
  <w:comment w:id="180" w:author="Story" w:initials="S" w:date="2026-10-26T10:12:21Z">
    <w:p>
      <w:pPr>
        <w:pStyle w:val="CommentText"/>
      </w:pPr>
      <w:r>
        <w:rPr>
          <w:rStyle w:val="CommentReference"/>
        </w:rPr>
        <w:annotationRef/>
      </w:r>
      <w:r>
        <w:t>The worked example does not name the allele it treats as protective (Minor, then the writing). The biologist could not tell why a G/T heterozygote shows as Protective; the S13 extract gives ref G and alt T, and Section 3.1 says the associated allele is the reference allele for this variant. Fix: Name the allele in the example (ST-C5), after checking the module's weights table. Found by: Story. (ST-16)</w:t>
      </w:r>
    </w:p>
  </w:comment>
  <w:comment w:id="181" w:author="Story" w:initials="S" w:date="2026-10-26T10:12:21Z">
    <w:p>
      <w:pPr>
        <w:pStyle w:val="CommentText"/>
      </w:pPr>
      <w:r>
        <w:rPr>
          <w:rStyle w:val="CommentReference"/>
        </w:rPr>
        <w:annotationRef/>
      </w:r>
      <w:r>
        <w:t>Readers asked for evidence of correct annotations, laptops and a real score (Optional, fix now; a candidate to verify). Two simulated readers wanted evidence that the annotations are correct, two asked about laptops and one wanted a polygenic result for a public genome; all need new work and join decisions already open in the run. Fix: No action from this stage; see the peer review's decision on a known-answer test. Found by: Story. (ST-17)</w:t>
      </w:r>
    </w:p>
  </w:comment>
  <w:comment w:id="182" w:author="Story" w:initials="S" w:date="2026-10-26T10:12:21Z">
    <w:p>
      <w:pPr>
        <w:pStyle w:val="CommentText"/>
      </w:pPr>
      <w:r>
        <w:rPr>
          <w:rStyle w:val="CommentReference"/>
        </w:rPr>
        <w:annotationRef/>
      </w:r>
      <w:r>
        <w:t>The Abstract states the problem but not what blocks people today (Optional, then the writing). The Motivation names the problem and the Results answer it, but the obstacle (opaque commercial curation, command-line research tools) appears only in the Introduction. Fix: Add one sentence from the Introduction's facts to the Motivation (ST-C6). Found by: Story. (ST-18)</w:t>
      </w:r>
    </w:p>
  </w:comment>
  <w:comment w:id="183" w:author="Workflow" w:initials="W" w:date="2026-10-26T10:12:21Z">
    <w:p>
      <w:pPr>
        <w:pStyle w:val="CommentText"/>
      </w:pPr>
      <w:r>
        <w:rPr>
          <w:rStyle w:val="CommentReference"/>
        </w:rPr>
        <w:annotationRef/>
      </w:r>
      <w:r>
        <w:t>20 problems about this part whose passage is not quoted in this text:</w:t>
      </w:r>
    </w:p>
    <w:p>
      <w:pPr>
        <w:pStyle w:val="CommentText"/>
      </w:pPr>
      <w:r>
        <w:t>About 2.3 Web Interface and Self-Exploration; 4.1 Annotation Speed: Figure 1 and Table 2 are never cited in the text (Minor, then the writing). Every other main-text display item is cited where its result is discussed; Figure 1 sits after Section 2.3 and Table 2 after the paragraph that quotes its numbers, with no citation of either. Looked in: Section 2.3 and the Figure 1 caption; Section 4.1 and the Table 2 caption; the whole main text, searched for 'Figure 1' and 'Table 2'. Fix: Cite Figure 1 in Section 2.3 and Table 2 in the first sentence of Section 4.1 (FG-C1, FG-C2). Found by: Figures and tables. (FG-4)</w:t>
      </w:r>
    </w:p>
    <w:p>
      <w:pPr>
        <w:pStyle w:val="CommentText"/>
      </w:pPr>
      <w:r>
        <w:t>About Supplementary S1, Figure S1: Figure S1 misspells 'Coronary Arthery Disease' inside the image (Minor, then the writing). The box in the middle row of the historical diagram reads 'Coronary Arthery Disease'. Fix: Correct the word to 'Artery' in the image source. Found by: Figures and tables. (FG-8)</w:t>
      </w:r>
    </w:p>
    <w:p>
      <w:pPr>
        <w:pStyle w:val="CommentText"/>
      </w:pPr>
      <w:r>
        <w:t>About Supplementary S1 and S5: Figures S1 and S5 are cited nowhere (Minor, then the writing). Figure S1 is not cited even in the S1 paragraph it illustrates, and Figure S5 sits in the S5 data file while the supplement's S5 paragraph mentions only Table S5, so readers will not know either figure exists. Fix: Name Figure S1 in the S1 paragraph and Figure S5 in the S5 paragraph (FG-C6, FG-C7). Found by: Figures and tables. (FG-9)</w:t>
      </w:r>
    </w:p>
    <w:p>
      <w:pPr>
        <w:pStyle w:val="CommentText"/>
      </w:pPr>
      <w:r>
        <w:t>About Supplementary S10 and S2, Tables S10 and S2: Dashes in Tables S10 and S2 carry no stated meaning (Optional, then the writing). Table S10's Generation I stage cells are dashes because OakVar has no counterpart of the three Generation II stages, which the caption does not say; Table S2's dashes in the Data column and for just_vo2max in the 2023 column are unexplained too. Fix: Add one sentence to the Table S10 caption (FG-C8) and a short note to Table S2 once the authors confirm what its dashes mean. Found by: Figures and tables. (FG-10)</w:t>
      </w:r>
    </w:p>
    <w:p>
      <w:pPr>
        <w:pStyle w:val="CommentText"/>
      </w:pPr>
      <w:r>
        <w:t>About Supplementary S7, Table S7: Table S7 is wider than a landscape page at 8 pt (Minor, once you have chosen the journal). With every column wrapped it needs about 256 mm at 8 pt, wider than the 178 mm page and the roughly 247 mm landscape text block of the current build, where it is squeezed into eleven equal columns. Fix: Supply Table S7 also as a spreadsheet or CSV additional file, and size its PDF columns by content or split the release and reference columns into a second table. Found by: Figures and tables. (FG-11)</w:t>
      </w:r>
    </w:p>
    <w:p>
      <w:pPr>
        <w:pStyle w:val="CommentText"/>
      </w:pPr>
      <w:r>
        <w:t>About All figures and tables: Venue figure rules to apply once a journal is chosen (Optional, once you have chosen the journal). The three venues read want titles outside the image (Figure 2 has one inside); BioMed Central limits titles to 15 words (Table 1's first caption sentence has 18, Table 2's 16); Cell Reports Methods wants Arial, a graphical abstract and at most seven figures and tables, where the paper is now. Looked in: Figures 1 to 3 and their image files; captions of Tables 1 and 2; the main-text display-item count. Fix: Apply the chosen venue's rules at the journal stage. Found by: Figures and tables. (FG-14)</w:t>
      </w:r>
    </w:p>
    <w:p>
      <w:pPr>
        <w:pStyle w:val="CommentText"/>
      </w:pPr>
      <w:r>
        <w:t>About Supplementary S1, Figure S1: Figure S1's file is named figure-2-module-domains.jpg (Optional, before submission, once the code is final). A leftover from an earlier numbering; upload files should carry their figure numbers. Looked in: docs/manuscript/v0.5/figures/; the Figure S1 image reference in the supplement. Fix: Rename the file when building the upload files. Found by: Figures and tables. (FG-18)</w:t>
      </w:r>
    </w:p>
    <w:p>
      <w:pPr>
        <w:pStyle w:val="CommentText"/>
      </w:pPr>
      <w:r>
        <w:t>About Supplementary S10, Table S10: Table S10's stage times fall about 5 s short of Table 2's wall times, and the caption does not say why (Minor, then the writing). 15.7 + 10.2 + 1.9 = 27.8 s against a 33.2 s median wall time for the published call set, with the same gap on every genome: Table 2 times the whole command including Python start-up and module discovery, the stages are those of the Dagster job (28.2 s). Fix: Add a sentence to the caption naming the start-up time. Found by: Integrity check. (IC-19)</w:t>
      </w:r>
    </w:p>
    <w:p>
      <w:pPr>
        <w:pStyle w:val="CommentText"/>
      </w:pPr>
      <w:r>
        <w:t>About Upload check (source files): Marked masters and one build file carry revision marks; no hidden text or leaked secret found (Minor, before submission, once the code is final). The upload check found no text hidden for AI reviewers and no leaked key in the sources, supplementary data, figures and builds. The marked masters (276 and 42 marks) and build/supplement-landscape.md carry revision marks naming AI editors. Looked in: docs/manuscript/v0.5/paper1-just-dna-lite.md; docs/manuscript/v0.5/paper1-just-dna-lite-supplementary.md; docs/manuscript/v0.5/supplementary/; docs/manuscript/v0.5/figures/; docs/manuscript/v0.5/build/. Fix: Upload the clean copies or builds from them; rerun the check on the final files. Found by: Integrity check. (IC-27)</w:t>
      </w:r>
    </w:p>
    <w:p>
      <w:pPr>
        <w:pStyle w:val="CommentText"/>
      </w:pPr>
      <w:r>
        <w:t>About 1. Introduction to 5.6 Conclusion: The body is over the recorded limits of Bioinformatics and PLOS Computational Biology (Minor, once you have chosen the journal). The body has 5,837 words of running text (6,467 with legends, 7,087 with tables) against about 5,000 at Bioinformatics, which usually returns papers 20% or more over, 3,500 at PLOS Computational Biology, 6,000 at Genomics, Proteomics &amp; Bioinformatics and 7,000 at Cell Reports Methods. Looked in: Sections 1 to 5.6 of the main text, counted with wordcount.py in this stage's folder. Fix: Choose the journal, then cut to its limit if needed; writing to 3,500 words now is an option with a large cost. Found by: Journal adaptation. (JA-4)</w:t>
      </w:r>
    </w:p>
    <w:p>
      <w:pPr>
        <w:pStyle w:val="CommentText"/>
      </w:pPr>
      <w:r>
        <w:t>About Supplement, S3 Runtime and Memory on Large PRS Scoring Files: S3 announces per-score runtimes and memory for seven large scores but gives none (Minor, fix now). S3 opens by promising runtimes and memory for the seven genome-wide scores with both PLINK2 inputs, and Table 3's caption sends readers there, but S3 reports only medians over all 100 scores. The per-score values exist in the benchmark's generated tables and are not in the supplement. Fix: Add the generated per-score table as Table S3 after the S3 paragraph (proposal PE-C1), or reword the opening of S3 to what it gives. Found by: Prose edit. (PE-1)</w:t>
      </w:r>
    </w:p>
    <w:p>
      <w:pPr>
        <w:pStyle w:val="CommentText"/>
      </w:pPr>
      <w:r>
        <w:t>About Supplementary S7, Table S7 note ii: impute.me note implies LDpred weights for all traits (Minor, fix now). Folkersen et al. 2020 give the same counts (1,859 GWAS traits, 634 UK Biobank traits) but say most scores use genome-wide significant SNPs and only 20 major diseases use LDpred all-SNP scores. Only partly supported. Fix: Reword the note to say most scores use significant SNPs and LDpred covers 20 diseases. Found by: Reference check. (RF-8)</w:t>
      </w:r>
    </w:p>
    <w:p>
      <w:pPr>
        <w:pStyle w:val="CommentText"/>
      </w:pPr>
      <w:r>
        <w:t>About Supplementary S4 (data files): Table S4 dates the HAGR paper 2017; main text says 2018 (Optional, then the writing). S4_curation.yaml, rendered into S4_module_sources.md, cites Tacutu et al. (2017) for doi:10.1093/nar/gkx1042, which the main bibliography gives as Tacutu et al. (2018); the issue year is 2018 and it appeared online in November 2017. Looked in: docs/manuscript/v0.5/supplementary/S4_curation.yaml; docs/manuscript/v0.5/supplementary/S4_module_sources.md. Fix: Change the S4 reference key and year to 2018 and rerender S4. Found by: Reference check. (RF-12)</w:t>
      </w:r>
    </w:p>
    <w:p>
      <w:pPr>
        <w:pStyle w:val="CommentText"/>
      </w:pPr>
      <w:r>
        <w:t>About Supplementary S1 and S7: Supplement cites works missing from its own reference list (Minor, once you have chosen the journal). S1 and Table S7 note ff cite Kulaga et al. 2024, which only the main bibliography holds; the GeneChat, Personal-Genome-Pipeline and OakVar software entries are listed but their rows say "no paper (GitHub)" instead of citing them; note ee does not cite the OpenCRAVAT MCP server entry it describes. Fix: Add Kulaga et al. 2024 to the supplement's reference list and cite the four software entries where their tools appear (routine fixes prepared). Found by: Reference check. (RF-13)</w:t>
      </w:r>
    </w:p>
    <w:p>
      <w:pPr>
        <w:pStyle w:val="CommentText"/>
      </w:pPr>
      <w:r>
        <w:t>About Supplementary S7, Table S7: Three Table S7 cells contradict the papers their rows cite (Minor, fix now). SnpEff / SnpSift's 'Graphical interface: No' (the SnpSift paper describes Galaxy web interfaces), SNPedia / Promethease's 'Runs locally: No' (Cariaso and Lennon 2012 describe a downloadable program) and ANNOVAR's licence cell (Wang et al. 2010 call it open source) follow the tools as they are today, so a reader who checks the cited paper may read them as errors. None of the three computes PGS Catalog scores, so the Introduction's comparison stands. Fix: State the Graphical-interface column's rule on third-party workflow platforms (RF-C28) and keep the notes that say the cells follow current terms and programs (recorded supplement edits 55 to 57). Found by: Reference check. (RF-16)</w:t>
      </w:r>
    </w:p>
    <w:p>
      <w:pPr>
        <w:pStyle w:val="CommentText"/>
      </w:pPr>
      <w:r>
        <w:t>About Supplementary S7, Table S7: Table S7 cells rest on documentation the rows do not cite (Optional, then the writing). In seven rows (PRSice-2, PharmCAT, OpenCRAVAT, PLINK 2, pgsc_calc, GenoPred, SnpEff / SnpSift) a feature cell or note rests on the tool's documentation rather than the paper in the Reference column. S7 says the cells come from documentation and that the evidence file links each one, but a reader who checks the cited paper cannot find them; the evidence file is a draft path in the repository. Fix: Add one sentence under the table saying the Reference column names each tool's paper and other cells rest on the linked documentation; deposit the evidence file with the archived release. Found by: Reference check. (RF-17)</w:t>
      </w:r>
    </w:p>
    <w:p>
      <w:pPr>
        <w:pStyle w:val="CommentText"/>
      </w:pPr>
      <w:r>
        <w:t>About Supplementary S3; 4.2 PRS Computation: PRS benchmark machine and the engines' thread counts are not stated (Major, then the writing). The harness gives PLINK2 four threads, while DuckDB and Polars run their default pools of one thread per logical CPU (16 on the workstation); the paper states only PLINK2's four and names no machine for Section 4.2, though the run metadata record the Table S6 workstation. A reader cannot tell that the speed comparison is not at equal resources. Fix: Name the workstation and the thread settings (RP-C2, RP-C3). Found by: Reporting check. (RP-3)</w:t>
      </w:r>
    </w:p>
    <w:p>
      <w:pPr>
        <w:pStyle w:val="CommentText"/>
      </w:pPr>
      <w:r>
        <w:t>About Supplementary S3: PGS000085's exclusion is unexplained; the Catalog has retired it (Optional, then the writing). The PGS Catalog retired PGS000085 because the stomach-cancer score of its preprint was not in the final publication; saying so shows no result was dropped. Fix: Add the reason (RP-C10). Found by: Reporting check. (RP-12)</w:t>
      </w:r>
    </w:p>
    <w:p>
      <w:pPr>
        <w:pStyle w:val="CommentText"/>
      </w:pPr>
      <w:r>
        <w:t>About Supplementary S8 (Table S8): Table S8 omits the Generation I module repositories Table S2 compares (Optional, then the writing). Table S8's only Generation I row is the dna-seq pipeline, although Table S2 compares the GitHub versions of the nine just_* postaggregators and longevity2reporter, all public under github.com/dna-seq. Fix: Add one row listing them (RP-C13). Found by: Reporting check. (RP-13)</w:t>
      </w:r>
    </w:p>
    <w:p>
      <w:pPr>
        <w:pStyle w:val="CommentText"/>
      </w:pPr>
      <w:r>
        <w:t>About Supplementary S13; Supplementary S7: Supporting material sits at private or unstable locations: S13's Drive links and Table S7's draft evidence file (Minor, then the writing). The source report and polygenic score summary behind Figure 2 are on a personal Google Drive, cited from an S13 paragraph ('Provenance of the supplied report examples') that reads as a reply to a reviewer and that the paper does not use; the cell-by-cell evidence for Table S7 is docs/manuscript/v0.4/c36-tool-comparison-draft.md, a draft in an older version's working folder. Fix: Move the source report and the Table S7 evidence into the supplementary files or the archived release, and rewrite or remove the S13 provenance paragraph (IC-C22). Found by: Integrity check, Reporting check. (RP-19)</w:t>
      </w:r>
    </w:p>
  </w:comment>
  <w:comment w:id="184" w:author="Workflow" w:initials="W" w:date="2026-10-26T10:12:21Z">
    <w:p>
      <w:pPr>
        <w:pStyle w:val="CommentText"/>
      </w:pPr>
      <w:r>
        <w:rPr>
          <w:rStyle w:val="CommentReference"/>
        </w:rPr>
        <w:annotationRef/>
      </w:r>
      <w:r>
        <w:t>1 problem about this part whose passage is not quoted in this text:</w:t>
      </w:r>
    </w:p>
    <w:p>
      <w:pPr>
        <w:pStyle w:val="CommentText"/>
      </w:pPr>
      <w:r>
        <w:t>About 2. System and Methods: Platform Architecture: No overview figure of the platform's architecture (Optional, then the writing). The paper describes a multi-step system (pipeline steps, registry, just-prs scoring, three interfaces, the local data boundary) with no schematic; at Cell Reports Methods an added figure would need a table merged or moved. Looked in: Section 2 and its subsections; all main-text figures. Fix: Authors decide whether to add a schematic at the start of Section 2. Found by: Figures and tables. (FG-16)</w:t>
      </w:r>
    </w:p>
  </w:comment>
  <w:comment w:id="185" w:author="Workflow" w:initials="W" w:date="2026-10-26T10:12:21Z">
    <w:p>
      <w:pPr>
        <w:pStyle w:val="CommentText"/>
      </w:pPr>
      <w:r>
        <w:rPr>
          <w:rStyle w:val="CommentReference"/>
        </w:rPr>
        <w:annotationRef/>
      </w:r>
      <w:r>
        <w:t>1 problem about this part whose passage is not quoted in this text:</w:t>
      </w:r>
    </w:p>
    <w:p>
      <w:pPr>
        <w:pStyle w:val="CommentText"/>
      </w:pPr>
      <w:r>
        <w:t>About Affiliations: Affiliations 5, 6 and 7 belong to no author (Minor, before submission, once the code is final). No author is marked 5 (CellFabrik SRL), 6 (MitoSpace) or 7 (Glushkov Institute of Cybernetics). Fix: Add the missing marks or remove the entries. Found by: Integrity check. (IC-24)</w:t>
      </w:r>
    </w:p>
  </w:comment>
  <w:comment w:id="186" w:author="Workflow" w:initials="W" w:date="2026-10-26T10:12:21Z">
    <w:p>
      <w:pPr>
        <w:pStyle w:val="CommentText"/>
      </w:pPr>
      <w:r>
        <w:rPr>
          <w:rStyle w:val="CommentReference"/>
        </w:rPr>
        <w:annotationRef/>
      </w:r>
      <w:r>
        <w:t>2 problems about this part whose passage is not quoted in this text:</w:t>
      </w:r>
    </w:p>
    <w:p>
      <w:pPr>
        <w:pStyle w:val="CommentText"/>
      </w:pPr>
      <w:r>
        <w:t>About Ethics Statement: Cell Reports Methods may ask for donors' sex and age, and a specialist repository (Optional, once you have chosen the journal; a candidate to verify). If Cell Reports Methods treats the benchmark genomes as a study involving humans, its policy requires sex or gender and age, or a stated reason they cannot be reported, and wants standardized data in a data-type-specific repository (the genomes are on Zenodo, a general repository, though the policy allows identifiable data where individuals consented). Neither point arises at the BMC journals. Looked in: Ethics Statement; Section 4.1 Annotation Speed; Supplementary Table S6. Fix: If submitting there, add one STAR Methods sentence giving sex and age or saying run time and score agreement do not depend on them. Found by: Policy fit. (PF-9)</w:t>
      </w:r>
    </w:p>
    <w:p>
      <w:pPr>
        <w:pStyle w:val="CommentText"/>
      </w:pPr>
      <w:r>
        <w:t>About Ethics Statement: No statement that written consent for publication was obtained (Minor, before submission, once the code is final). BMC Bioinformatics and Genome Biology require written informed consent for publication from any person whose details appear and a statement saying it was obtained; Cell Reports Methods asks for 'Appropriate consents, permissions, and releases'. One signed form per named genome owner, kept by the authors, meets all three. Looked in: Ethics Statement; Data Availability; Contribution Statements. Fix: Before submission, collect a signed consent form from Anton Kulaga and Livia Zaharia and say in the declaration that written consent was obtained. Found by: Policy fit. (PF-11)</w:t>
      </w:r>
    </w:p>
  </w:comment>
  <w:comment w:id="187" w:author="Workflow" w:initials="W" w:date="2026-10-26T10:12:21Z">
    <w:p>
      <w:pPr>
        <w:pStyle w:val="CommentText"/>
      </w:pPr>
      <w:r>
        <w:rPr>
          <w:rStyle w:val="CommentReference"/>
        </w:rPr>
        <w:annotationRef/>
      </w:r>
      <w:r>
        <w:t>1 problem about this part whose passage is not quoted in this text:</w:t>
      </w:r>
    </w:p>
    <w:p>
      <w:pPr>
        <w:pStyle w:val="CommentText"/>
      </w:pPr>
      <w:r>
        <w:t>About 4.1 Annotation Speed: The same licence is written 'CC-BY-4.0' and 'CC BY 4.0' (Optional, then the writing). Section 4.1 gives Livia Zaharia's genome licence as 'CC-BY-4.0'; Data Availability gives 'CC BY 4.0'. Fix: Use one form (proposal PE-C8). Found by: Prose edit. (PE-8)</w:t>
      </w:r>
    </w:p>
  </w:comment>
  <w:comment w:id="188" w:author="Workflow" w:initials="W" w:date="2026-10-26T10:12:21Z">
    <w:p>
      <w:pPr>
        <w:pStyle w:val="CommentText"/>
      </w:pPr>
      <w:r>
        <w:rPr>
          <w:rStyle w:val="CommentReference"/>
        </w:rPr>
        <w:annotationRef/>
      </w:r>
      <w:r>
        <w:t>1 problem about this part whose passage is not quoted in this text:</w:t>
      </w:r>
    </w:p>
    <w:p>
      <w:pPr>
        <w:pStyle w:val="CommentText"/>
      </w:pPr>
      <w:r>
        <w:t>About Code Availability: The paper never says how to install and start the software (Minor, then the writing). Two simulated readers looked for an install route and found none; the repository's README gives it (uv sync, then uv run start), and Bioinformatics asks for install and run documentation. Looked in: Abstract, Availability and implementation; 2.3 Web Interface and Self-Exploration; Code Availability; Supplementary S8. Fix: Add the two-sentence install route to Code Availability (ST-C2). Found by: Story. (ST-9)</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manuscript review found</dc:title>
  <dc:subject/>
  <dc:creator>manuscript-improve</dc:creator>
  <cp:keywords/>
  <dc:description>generated by python-docx</dc:description>
  <cp:lastModifiedBy/>
  <cp:revision>1</cp:revision>
  <dcterms:created xsi:type="dcterms:W3CDTF">2013-12-23T23:15:00Z</dcterms:created>
  <dcterms:modified xsi:type="dcterms:W3CDTF">2013-12-23T23:15:00Z</dcterms:modified>
  <cp:category/>
</cp:coreProperties>
</file>