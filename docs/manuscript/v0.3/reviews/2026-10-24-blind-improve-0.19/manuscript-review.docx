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174"/>
      <w:r>
        <w:rPr>
          <w:b/>
        </w:rPr>
        <w:t>Just-DNA-Lite: a Local-First, Open-Source Platform for Personal Genome Annotation and Polygenic Risk Scoring</w:t>
      </w:r>
      <w:commentRangeEnd w:id="174"/>
      <w:r>
        <w:rPr>
          <w:rStyle w:val="CommentReference"/>
        </w:rPr>
        <w:commentReference w:id="174"/>
      </w:r>
    </w:p>
    <w:p>
      <w:pPr>
        <w:pStyle w:val="Quote"/>
      </w:pPr>
      <w:r>
        <w:rPr>
          <w:b/>
        </w:rPr>
        <w:t>Draft v0.3 (Paper 1 of 2).</w:t>
      </w:r>
      <w:r>
        <w:rPr/>
        <w:t xml:space="preserve"> This is the platform paper: the local-first platform and the compute engines it runs — the annotation pipeline, the just-prs computation library </w:t>
      </w:r>
      <w:r>
        <w:rPr>
          <w:b/>
        </w:rPr>
        <w:t xml:space="preserve">and its </w:t>
      </w:r>
      <w:r>
        <w:rPr>
          <w:rFonts w:ascii="Consolas" w:hAnsi="Consolas"/>
          <w:b/>
        </w:rPr>
        <w:t>just-prs-mcp</w:t>
      </w:r>
      <w:r>
        <w:rPr>
          <w:b/>
        </w:rPr>
        <w:t xml:space="preserve"> access layer</w:t>
      </w:r>
      <w:r>
        <w:rPr/>
        <w:t xml:space="preserve">, the no-code module format, the web UI, </w:t>
      </w:r>
      <w:r>
        <w:rPr>
          <w:rFonts w:ascii="Consolas" w:hAnsi="Consolas"/>
        </w:rPr>
        <w:t>just-dna-format</w:t>
      </w:r>
      <w:r>
        <w:rPr/>
        <w:t>, and the module registry.</w:t>
      </w:r>
      <w:r>
        <w:rPr/>
        <w:t xml:space="preserve"> The boundary with the companion paper is </w:t>
      </w:r>
      <w:r>
        <w:rPr>
          <w:i/>
        </w:rPr>
        <w:t>consuming</w:t>
      </w:r>
      <w:r>
        <w:rPr/>
        <w:t xml:space="preserve"> versus </w:t>
      </w:r>
      <w:r>
        <w:rPr>
          <w:i/>
        </w:rPr>
        <w:t>authoring</w:t>
      </w:r>
      <w:r>
        <w:rPr/>
        <w:t>: this paper covers how a compiled module or a published score is discovered, computed against a genome, and reported, including from an AI assistant that calls these operations as typed tools.</w:t>
      </w:r>
      <w:r>
        <w:rPr/>
        <w:t xml:space="preserve"> The companion paper covers the other direction — an assistant </w:t>
      </w:r>
      <w:r>
        <w:rPr>
          <w:i/>
        </w:rPr>
        <w:t>producing</w:t>
      </w:r>
      <w:r>
        <w:rPr/>
        <w:t xml:space="preserve"> new annotation content: the authoring plugin, the enrichment and compilation toolchain, and how modules are published and versioned.</w:t>
      </w:r>
      <w:r>
        <w:rPr/>
        <w:t xml:space="preserve"> It is </w:t>
      </w:r>
      <w:r>
        <w:rPr>
          <w:i/>
        </w:rPr>
        <w:t>Creating and Sharing Genomic Annotation Modules with AI: The Just-DNA Ecosystem</w:t>
      </w:r>
      <w:commentRangeStart w:id="125"/>
      <w:r>
        <w:rPr/>
        <w:t xml:space="preserve"> (in review at EASRP 2026; </w:t>
      </w:r>
      <w:commentRangeEnd w:id="125"/>
      <w:r>
        <w:rPr>
          <w:rStyle w:val="CommentReference"/>
        </w:rPr>
        <w:commentReference w:id="125"/>
      </w:r>
      <w:r>
        <w:rPr>
          <w:rFonts w:ascii="Consolas" w:hAnsi="Consolas"/>
        </w:rPr>
        <w:t>paper2-just-module-creator.md</w:t>
      </w:r>
      <w:r>
        <w:rPr/>
        <w:t>).</w:t>
      </w:r>
      <w:r>
        <w:rPr/>
        <w:t xml:space="preserve"> See </w:t>
      </w:r>
      <w:r>
        <w:rPr>
          <w:rFonts w:ascii="Consolas" w:hAnsi="Consolas"/>
        </w:rPr>
        <w:t>docs/manuscript/v0.3/manuscript-strategy-v0.3.md</w:t>
      </w:r>
      <w:r>
        <w:rPr/>
        <w:t>.</w:t>
      </w:r>
    </w:p>
    <w:p>
      <w:r>
        <w:rPr>
          <w:b/>
        </w:rPr>
        <w:t>Authors:</w:t>
      </w:r>
      <w:r>
        <w:rPr/>
        <w:t xml:space="preserve"> Kulaga Anton^1,2,4^, Usanov Nikolay^3,4^, Borysova Olga^4^, Karmazin Alexey^4^, Koval Maria^4^, Fedorova Alina^4^, Pushkareva Malvina^4^, Evfratov Sergey^4^, Ryangguk Kim^8^, Zaharia Livia^3^, Fuellen Georg^1,*^, Tacutu Robi^2,9,*^</w:t>
      </w:r>
    </w:p>
    <w:p>
      <w:r>
        <w:rPr>
          <w:b/>
        </w:rPr>
        <w:t>Affiliations:</w:t>
      </w:r>
    </w:p>
    <w:p>
      <w:pPr>
        <w:pStyle w:val="ListNumber"/>
      </w:pPr>
      <w:r>
        <w:rPr/>
        <w:t>Institute for Biostatistics and Informatics in Medicine and Ageing Research, Rostock University Medical Center, Rostock, Germany</w:t>
      </w:r>
    </w:p>
    <w:p>
      <w:pPr>
        <w:pStyle w:val="ListNumber"/>
      </w:pPr>
      <w:r>
        <w:rPr/>
        <w:t>Institute of Biochemistry of the Romanian Academy</w:t>
      </w:r>
    </w:p>
    <w:p>
      <w:pPr>
        <w:pStyle w:val="ListNumber"/>
      </w:pPr>
      <w:r>
        <w:rPr/>
        <w:t>HEALES (Healthy Life Extension Society)</w:t>
      </w:r>
    </w:p>
    <w:p>
      <w:pPr>
        <w:pStyle w:val="ListNumber"/>
      </w:pPr>
      <w:r>
        <w:rPr/>
        <w:t>SecvADN SRL</w:t>
      </w:r>
    </w:p>
    <w:p>
      <w:pPr>
        <w:pStyle w:val="ListNumber"/>
      </w:pPr>
      <w:r>
        <w:rPr/>
        <w:t>CellFabrik SRL</w:t>
      </w:r>
    </w:p>
    <w:p>
      <w:pPr>
        <w:pStyle w:val="ListNumber"/>
      </w:pPr>
      <w:r>
        <w:rPr/>
        <w:t>MitoSpace</w:t>
      </w:r>
    </w:p>
    <w:p>
      <w:pPr>
        <w:pStyle w:val="ListNumber"/>
      </w:pPr>
      <w:r>
        <w:rPr/>
        <w:t>M.</w:t>
      </w:r>
      <w:r>
        <w:rPr/>
        <w:t xml:space="preserve"> Glushkov Institute of Cybernetics of National Academy of Sciences of Ukraine</w:t>
      </w:r>
    </w:p>
    <w:p>
      <w:pPr>
        <w:pStyle w:val="ListNumber"/>
      </w:pPr>
      <w:r>
        <w:rPr/>
        <w:t>Oak Bioinformatics, LLC</w:t>
      </w:r>
    </w:p>
    <w:p>
      <w:pPr>
        <w:pStyle w:val="ListNumber"/>
      </w:pPr>
      <w:r>
        <w:rPr/>
        <w:t>Romanian Bioinformatics Cluster (CRB), Târgu Mureș, Romania</w:t>
      </w:r>
    </w:p>
    <w:p>
      <w:commentRangeStart w:id="122"/>
      <w:commentRangeStart w:id="124"/>
      <w:r>
        <w:rPr/>
        <w:t>The contribution of these authors is considered to be equal.</w:t>
      </w:r>
      <w:commentRangeEnd w:id="124"/>
      <w:r>
        <w:rPr>
          <w:rStyle w:val="CommentReference"/>
        </w:rPr>
        <w:commentReference w:id="124"/>
      </w:r>
      <w:commentRangeEnd w:id="122"/>
      <w:r>
        <w:rPr>
          <w:rStyle w:val="CommentReference"/>
        </w:rPr>
        <w:commentReference w:id="122"/>
      </w:r>
      <w:r>
        <w:rPr/>
        <w:t xml:space="preserve"> * Co-supervising authors.</w:t>
      </w:r>
    </w:p>
    <w:p/>
    <w:p>
      <w:pPr>
        <w:pStyle w:val="Heading1"/>
      </w:pPr>
      <w:commentRangeStart w:id="176"/>
      <w:r>
        <w:rPr>
          <w:b/>
        </w:rPr>
        <w:t>Abstract</w:t>
      </w:r>
      <w:commentRangeEnd w:id="176"/>
      <w:r>
        <w:rPr>
          <w:rStyle w:val="CommentReference"/>
        </w:rPr>
        <w:commentReference w:id="176"/>
      </w:r>
    </w:p>
    <w:p>
      <w:commentRangeStart w:id="173"/>
      <w:r>
        <w:rPr/>
        <w:t>Personal genome analysis requires tools that make published variant associations accessible while allowing users to inspect the methods and retain control of their data.</w:t>
      </w:r>
      <w:commentRangeEnd w:id="173"/>
      <w:r>
        <w:rPr>
          <w:rStyle w:val="CommentReference"/>
        </w:rPr>
        <w:commentReference w:id="173"/>
      </w:r>
    </w:p>
    <w:p>
      <w:commentRangeStart w:id="141"/>
      <w:r>
        <w:rPr/>
        <w:t>We present Just-DNA-Lite, an open-source platform that combines local variant annotation and polygenic risk score (PRS) computation in a web interface.</w:t>
      </w:r>
      <w:commentRangeEnd w:id="141"/>
      <w:r>
        <w:rPr>
          <w:rStyle w:val="CommentReference"/>
        </w:rPr>
        <w:commentReference w:id="141"/>
      </w:r>
      <w:r>
        <w:rPr/>
        <w:t xml:space="preserve"> Annotation modules </w:t>
      </w:r>
      <w:commentRangeStart w:id="0"/>
      <w:del w:id="1" w:author="Prose edit" w:date="2026-10-24T23:58:41Z">
        <w:r>
          <w:rPr/>
          <w:delText>contain</w:delText>
        </w:r>
      </w:del>
      <w:ins w:id="2" w:author="Prose edit" w:date="2026-10-24T23:58:41Z">
        <w:r>
          <w:rPr/>
          <w:t>hold</w:t>
        </w:r>
      </w:ins>
      <w:r>
        <w:rPr/>
        <w:t xml:space="preserve"> variant-trait tables and metadata, </w:t>
      </w:r>
      <w:del w:id="3" w:author="Prose edit" w:date="2026-10-24T23:58:41Z">
        <w:r>
          <w:rPr/>
          <w:delText>allowing</w:delText>
        </w:r>
      </w:del>
      <w:ins w:id="4" w:author="Prose edit" w:date="2026-10-24T23:58:41Z">
        <w:r>
          <w:rPr/>
          <w:t>so</w:t>
        </w:r>
      </w:ins>
      <w:r>
        <w:rPr/>
        <w:t xml:space="preserve"> researchers </w:t>
      </w:r>
      <w:del w:id="5" w:author="Prose edit" w:date="2026-10-24T23:58:41Z">
        <w:r>
          <w:rPr/>
          <w:delText>to</w:delText>
        </w:r>
      </w:del>
      <w:ins w:id="6" w:author="Prose edit" w:date="2026-10-24T23:58:41Z">
        <w:r>
          <w:rPr/>
          <w:t>can</w:t>
        </w:r>
      </w:ins>
      <w:r>
        <w:rPr/>
        <w:t xml:space="preserve"> extend the catalogue without writing executable plugins.</w:t>
      </w:r>
      <w:commentRangeStart w:id="170"/>
      <w:r>
        <w:rPr/>
        <w:t xml:space="preserve"> A shared module contract, automatic source discovery, and a versioned registry connect published annotation content to local analysis and downloadable reports.</w:t>
      </w:r>
      <w:commentRangeEnd w:id="170"/>
      <w:r>
        <w:rPr>
          <w:rStyle w:val="CommentReference"/>
        </w:rPr>
        <w:commentReference w:id="170"/>
      </w:r>
      <w:r>
        <w:rPr/>
        <w:t xml:space="preserve"> The just-prs library provides scoring through web, command-line, </w:t>
      </w:r>
      <w:ins w:id="7" w:author="Prose edit" w:date="2026-10-24T23:58:41Z">
        <w:r>
          <w:rPr/>
          <w:t xml:space="preserve">and </w:t>
        </w:r>
      </w:ins>
      <w:r>
        <w:rPr/>
        <w:t>Python</w:t>
      </w:r>
      <w:ins w:id="8" w:author="Prose edit" w:date="2026-10-24T23:58:41Z">
        <w:r>
          <w:rPr/>
          <w:t xml:space="preserve"> interfaces</w:t>
        </w:r>
      </w:ins>
      <w:r>
        <w:rPr/>
        <w:t>, and</w:t>
      </w:r>
      <w:ins w:id="9" w:author="Prose edit" w:date="2026-10-24T23:58:41Z">
        <w:r>
          <w:rPr/>
          <w:t xml:space="preserve"> through</w:t>
        </w:r>
      </w:ins>
      <w:r>
        <w:rPr/>
        <w:t xml:space="preserve"> Model Context Protocol </w:t>
      </w:r>
      <w:ins w:id="10" w:author="Prose edit" w:date="2026-10-24T23:58:41Z">
        <w:r>
          <w:rPr/>
          <w:t xml:space="preserve">(MCP) </w:t>
        </w:r>
      </w:ins>
      <w:r>
        <w:rPr/>
        <w:t>interfaces</w:t>
      </w:r>
      <w:ins w:id="11" w:author="Prose edit" w:date="2026-10-24T23:58:41Z">
        <w:r>
          <w:rPr/>
          <w:t>, which let language-model assistants call its operations as typed tools</w:t>
        </w:r>
      </w:ins>
      <w:commentRangeEnd w:id="0"/>
      <w:r>
        <w:rPr>
          <w:rStyle w:val="CommentReference"/>
        </w:rPr>
        <w:commentReference w:id="0"/>
      </w:r>
      <w:r>
        <w:rPr/>
        <w:t>.</w:t>
      </w:r>
    </w:p>
    <w:p>
      <w:commentRangeStart w:id="128"/>
      <w:commentRangeStart w:id="167"/>
      <w:r>
        <w:rPr/>
        <w:t>For one public whole-genome VCF, warm-run annotation averaged 38.9 seconds across 11 runs</w:t>
      </w:r>
      <w:commentRangeEnd w:id="167"/>
      <w:r>
        <w:rPr>
          <w:rStyle w:val="CommentReference"/>
        </w:rPr>
        <w:commentReference w:id="167"/>
      </w:r>
      <w:commentRangeStart w:id="1"/>
      <w:ins w:id="12" w:author="Prose edit" w:date="2026-10-24T23:58:41Z">
        <w:r>
          <w:rPr/>
          <w:t xml:space="preserve"> and cold-start annotation 203.3 seconds across 3 runs</w:t>
        </w:r>
      </w:ins>
      <w:r>
        <w:rPr/>
        <w:t xml:space="preserve">, approximately 172 </w:t>
      </w:r>
      <w:ins w:id="13" w:author="Prose edit" w:date="2026-10-24T23:58:41Z">
        <w:r>
          <w:rPr/>
          <w:t xml:space="preserve">and 33 </w:t>
        </w:r>
      </w:ins>
      <w:r>
        <w:rPr/>
        <w:t>times faster than</w:t>
      </w:r>
      <w:ins w:id="14" w:author="Prose edit" w:date="2026-10-24T23:58:41Z">
        <w:r>
          <w:rPr/>
          <w:t xml:space="preserve"> runs of</w:t>
        </w:r>
      </w:ins>
      <w:r>
        <w:rPr/>
        <w:t xml:space="preserve"> the earlier OakVar-based Just-DNA-Seq configuration </w:t>
      </w:r>
      <w:ins w:id="15" w:author="Prose edit" w:date="2026-10-24T23:58:41Z">
        <w:r>
          <w:rPr/>
          <w:t xml:space="preserve">timed </w:t>
        </w:r>
      </w:ins>
      <w:r>
        <w:rPr/>
        <w:t>on the same hardware</w:t>
      </w:r>
      <w:ins w:id="16" w:author="Prose edit" w:date="2026-10-24T23:58:41Z">
        <w:r>
          <w:rPr/>
          <w:t xml:space="preserve"> in 2023</w:t>
        </w:r>
      </w:ins>
      <w:commentRangeEnd w:id="1"/>
      <w:r>
        <w:rPr>
          <w:rStyle w:val="CommentReference"/>
        </w:rPr>
        <w:commentReference w:id="1"/>
      </w:r>
      <w:r>
        <w:rPr/>
        <w:t>.</w:t>
      </w:r>
      <w:commentRangeEnd w:id="128"/>
      <w:r>
        <w:rPr>
          <w:rStyle w:val="CommentReference"/>
        </w:rPr>
        <w:commentReference w:id="128"/>
      </w:r>
      <w:commentRangeStart w:id="129"/>
      <w:r>
        <w:rPr/>
        <w:t xml:space="preserve"> In a separate benchmark of 100 polygenic scores on the same individual's genome, DuckDB and Polars had median per-score runtimes 12.3 and 5.7 times faster than PLINK2, respectively.</w:t>
      </w:r>
      <w:commentRangeEnd w:id="129"/>
      <w:r>
        <w:rPr>
          <w:rStyle w:val="CommentReference"/>
        </w:rPr>
        <w:commentReference w:id="129"/>
      </w:r>
      <w:commentRangeStart w:id="102"/>
      <w:r>
        <w:rPr/>
        <w:t xml:space="preserve"> Correlation with PLINK2 across the 96 scores completed by all engines was Pearson r = 0.999859</w:t>
      </w:r>
      <w:commentRangeStart w:id="2"/>
      <w:ins w:id="17" w:author="Prose edit" w:date="2026-10-24T23:58:41Z">
        <w:r>
          <w:rPr/>
          <w:t>, although the largest absolute difference for a single score was 21.4</w:t>
        </w:r>
      </w:ins>
      <w:commentRangeEnd w:id="2"/>
      <w:r>
        <w:rPr>
          <w:rStyle w:val="CommentReference"/>
        </w:rPr>
        <w:commentReference w:id="2"/>
      </w:r>
      <w:r>
        <w:rPr/>
        <w:t>.</w:t>
      </w:r>
      <w:commentRangeEnd w:id="102"/>
      <w:r>
        <w:rPr>
          <w:rStyle w:val="CommentReference"/>
        </w:rPr>
        <w:commentReference w:id="102"/>
      </w:r>
      <w:r>
        <w:rPr/>
        <w:t xml:space="preserve"> These measurements assess computational performance and numerical agreement for one genome; they do not establish predictive accuracy or agreement in rankings across individuals.</w:t>
      </w:r>
    </w:p>
    <w:p>
      <w:r>
        <w:rPr/>
        <w:t>Core annotation and scoring run locally, with reference datasets downloaded and cached on the user's machine.</w:t>
      </w:r>
      <w:r>
        <w:rPr/>
        <w:t xml:space="preserve"> Optional external AI services introduce a separate data-sharing boundary.</w:t>
      </w:r>
      <w:commentRangeStart w:id="142"/>
      <w:commentRangeStart w:id="164"/>
      <w:r>
        <w:rPr/>
        <w:t xml:space="preserve"> Just-DNA-Lite is released under </w:t>
      </w:r>
      <w:commentRangeStart w:id="3"/>
      <w:ins w:id="18" w:author="Prose edit" w:date="2026-10-24T23:58:41Z">
        <w:r>
          <w:rPr/>
          <w:t xml:space="preserve">the </w:t>
        </w:r>
      </w:ins>
      <w:r>
        <w:rPr/>
        <w:t>AGPL v3</w:t>
      </w:r>
      <w:ins w:id="19" w:author="Prose edit" w:date="2026-10-24T23:58:41Z">
        <w:r>
          <w:rPr/>
          <w:t xml:space="preserve"> licence and is intended</w:t>
        </w:r>
      </w:ins>
      <w:commentRangeEnd w:id="3"/>
      <w:r>
        <w:rPr>
          <w:rStyle w:val="CommentReference"/>
        </w:rPr>
        <w:commentReference w:id="3"/>
      </w:r>
      <w:r>
        <w:rPr/>
        <w:t xml:space="preserve"> for research and education; it does not provide diagnoses or establish clinical validity for the associations it reports.</w:t>
      </w:r>
      <w:commentRangeEnd w:id="164"/>
      <w:r>
        <w:rPr>
          <w:rStyle w:val="CommentReference"/>
        </w:rPr>
        <w:commentReference w:id="164"/>
      </w:r>
      <w:commentRangeEnd w:id="142"/>
      <w:r>
        <w:rPr>
          <w:rStyle w:val="CommentReference"/>
        </w:rPr>
        <w:commentReference w:id="142"/>
      </w:r>
    </w:p>
    <w:p>
      <w:commentRangeStart w:id="4"/>
      <w:ins w:id="20" w:author="Journal adaptation" w:date="2026-10-24T23:58:41Z">
        <w:r>
          <w:rPr>
            <w:b/>
          </w:rPr>
          <w:t>Keywords:</w:t>
        </w:r>
      </w:ins>
      <w:ins w:id="21" w:author="Journal adaptation" w:date="2026-10-24T23:58:41Z">
        <w:r>
          <w:rPr/>
          <w:t xml:space="preserve"> personal genomics; variant annotation; polygenic risk score; local-first software; open-source software; annotation modules; Model Context Protocol; longevity</w:t>
        </w:r>
      </w:ins>
      <w:commentRangeEnd w:id="4"/>
      <w:r>
        <w:rPr>
          <w:rStyle w:val="CommentReference"/>
        </w:rPr>
        <w:commentReference w:id="4"/>
      </w:r>
    </w:p>
    <w:p>
      <w:pPr>
        <w:pStyle w:val="Heading1"/>
      </w:pPr>
      <w:r>
        <w:rPr>
          <w:b/>
        </w:rPr>
        <w:t>1.</w:t>
      </w:r>
      <w:r>
        <w:rPr>
          <w:b/>
        </w:rPr>
        <w:t xml:space="preserve"> Introduction</w:t>
      </w:r>
    </w:p>
    <w:p>
      <w:commentRangeStart w:id="153"/>
      <w:r>
        <w:rPr/>
        <w:t xml:space="preserve">Whole </w:t>
      </w:r>
      <w:commentRangeStart w:id="5"/>
      <w:ins w:id="22" w:author="Prose edit" w:date="2026-10-24T23:58:41Z">
        <w:r>
          <w:rPr/>
          <w:t>-</w:t>
        </w:r>
      </w:ins>
      <w:commentRangeEnd w:id="5"/>
      <w:r>
        <w:rPr>
          <w:rStyle w:val="CommentReference"/>
        </w:rPr>
        <w:commentReference w:id="5"/>
      </w:r>
      <w:r>
        <w:rPr/>
        <w:t xml:space="preserve">genome sequencing costs have fallen </w:t>
      </w:r>
      <w:commentRangeStart w:id="6"/>
      <w:del w:id="23" w:author="Prose edit" w:date="2026-10-24T23:58:41Z">
        <w:r>
          <w:rPr/>
          <w:delText xml:space="preserve">from billions of dollars </w:delText>
        </w:r>
      </w:del>
      <w:r>
        <w:rPr/>
        <w:t>to under a thousand</w:t>
      </w:r>
      <w:ins w:id="24" w:author="Prose edit" w:date="2026-10-24T23:58:41Z">
        <w:r>
          <w:rPr/>
          <w:t xml:space="preserve"> dollars</w:t>
        </w:r>
      </w:ins>
      <w:commentRangeEnd w:id="6"/>
      <w:r>
        <w:rPr>
          <w:rStyle w:val="CommentReference"/>
        </w:rPr>
        <w:commentReference w:id="6"/>
      </w:r>
      <w:r>
        <w:rPr/>
        <w:t xml:space="preserve"> since the completion of the Human Genome Project in 2003, and several companies now offer direct-to-consumer sequencing services (Whitley et al., 2020).</w:t>
      </w:r>
      <w:commentRangeEnd w:id="153"/>
      <w:r>
        <w:rPr>
          <w:rStyle w:val="CommentReference"/>
        </w:rPr>
        <w:commentReference w:id="153"/>
      </w:r>
      <w:commentRangeStart w:id="89"/>
      <w:r>
        <w:rPr/>
        <w:t xml:space="preserve"> Yet </w:t>
      </w:r>
      <w:commentRangeStart w:id="7"/>
      <w:del w:id="25" w:author="Deslop" w:date="2026-10-24T23:58:41Z">
        <w:r>
          <w:rPr/>
          <w:delText>the gap between sequencing accessibility and variant annotation remains wide.</w:delText>
        </w:r>
      </w:del>
      <w:commentRangeEnd w:id="89"/>
      <w:r>
        <w:rPr>
          <w:rStyle w:val="CommentReference"/>
        </w:rPr>
        <w:commentReference w:id="89"/>
      </w:r>
      <w:del w:id="26" w:author="Deslop" w:date="2026-10-24T23:58:41Z">
        <w:r>
          <w:rPr/>
          <w:delText xml:space="preserve"> Researchers</w:delText>
        </w:r>
      </w:del>
      <w:ins w:id="27" w:author="Deslop" w:date="2026-10-24T23:58:41Z">
        <w:r>
          <w:rPr/>
          <w:t>researchers</w:t>
        </w:r>
      </w:ins>
      <w:r>
        <w:rPr/>
        <w:t xml:space="preserve"> and individuals</w:t>
      </w:r>
      <w:ins w:id="28" w:author="Deslop" w:date="2026-10-24T23:58:41Z">
        <w:r>
          <w:rPr/>
          <w:t xml:space="preserve"> who</w:t>
        </w:r>
      </w:ins>
      <w:r>
        <w:rPr/>
        <w:t xml:space="preserve"> receive raw variant files (VCFs) containing millions of variants</w:t>
      </w:r>
      <w:del w:id="29" w:author="Deslop" w:date="2026-10-24T23:58:41Z">
        <w:r>
          <w:rPr/>
          <w:delText xml:space="preserve"> but</w:delText>
        </w:r>
      </w:del>
      <w:commentRangeEnd w:id="7"/>
      <w:r>
        <w:rPr>
          <w:rStyle w:val="CommentReference"/>
        </w:rPr>
        <w:commentReference w:id="7"/>
      </w:r>
      <w:r>
        <w:rPr/>
        <w:t xml:space="preserve"> lack accessible tools to annotate them against published databases without specialized bioinformatics expertise.</w:t>
      </w:r>
    </w:p>
    <w:p>
      <w:r>
        <w:rPr/>
        <w:t>Existing solutions occupy two extremes.</w:t>
      </w:r>
      <w:r>
        <w:rPr/>
        <w:t xml:space="preserve"> Commercial platforms such as DNA Complete (formerly Nebula Genomics) and Dante Labs provide curated reports, but the curation is opaque: users cannot verify which polymorphisms contributed to a score, whether the methodology is appropriate for their ancestry, or how findings were weighted.</w:t>
      </w:r>
      <w:r>
        <w:rPr/>
        <w:t xml:space="preserve"> At the other end, research-grade tools </w:t>
      </w:r>
      <w:commentRangeStart w:id="8"/>
      <w:del w:id="30" w:author="Prose edit" w:date="2026-10-24T23:58:41Z">
        <w:r>
          <w:rPr/>
          <w:delText>like</w:delText>
        </w:r>
      </w:del>
      <w:ins w:id="31" w:author="Prose edit" w:date="2026-10-24T23:58:41Z">
        <w:r>
          <w:rPr/>
          <w:t>such as</w:t>
        </w:r>
      </w:ins>
      <w:r>
        <w:rPr/>
        <w:t xml:space="preserve"> PLINK</w:t>
      </w:r>
      <w:ins w:id="32" w:author="Prose edit" w:date="2026-10-24T23:58:41Z">
        <w:r>
          <w:rPr/>
          <w:t xml:space="preserve"> (Chang et al., 2015)</w:t>
        </w:r>
      </w:ins>
      <w:r>
        <w:rPr/>
        <w:t>, ANNOVAR</w:t>
      </w:r>
      <w:ins w:id="33" w:author="Prose edit" w:date="2026-10-24T23:58:41Z">
        <w:r>
          <w:rPr/>
          <w:t xml:space="preserve"> (Wang et al., 2010)</w:t>
        </w:r>
      </w:ins>
      <w:r>
        <w:rPr/>
        <w:t>, and VEP</w:t>
      </w:r>
      <w:ins w:id="34" w:author="Prose edit" w:date="2026-10-24T23:58:41Z">
        <w:r>
          <w:rPr/>
          <w:t xml:space="preserve"> (McLaren et al., 2016)</w:t>
        </w:r>
      </w:ins>
      <w:r>
        <w:rPr/>
        <w:t xml:space="preserve"> are powerful but demand command-line proficiency and </w:t>
      </w:r>
      <w:del w:id="35" w:author="Prose edit" w:date="2026-10-24T23:58:41Z">
        <w:r>
          <w:rPr/>
          <w:delText>significant</w:delText>
        </w:r>
      </w:del>
      <w:ins w:id="36" w:author="Prose edit" w:date="2026-10-24T23:58:41Z">
        <w:r>
          <w:rPr/>
          <w:t>considerable</w:t>
        </w:r>
      </w:ins>
      <w:commentRangeEnd w:id="8"/>
      <w:r>
        <w:rPr>
          <w:rStyle w:val="CommentReference"/>
        </w:rPr>
        <w:commentReference w:id="8"/>
      </w:r>
      <w:r>
        <w:rPr/>
        <w:t xml:space="preserve"> setup effort.</w:t>
      </w:r>
      <w:r>
        <w:rPr/>
        <w:t xml:space="preserve"> </w:t>
      </w:r>
      <w:commentRangeStart w:id="9"/>
      <w:commentRangeStart w:id="126"/>
      <w:del w:id="37" w:author="Prose edit" w:date="2026-10-24T23:58:41Z">
        <w:r>
          <w:rPr/>
          <w:delText>There is no open</w:delText>
        </w:r>
      </w:del>
      <w:ins w:id="38" w:author="Prose edit" w:date="2026-10-24T23:58:41Z">
        <w:r>
          <w:rPr/>
          <w:t>Open</w:t>
        </w:r>
      </w:ins>
      <w:r>
        <w:rPr/>
        <w:t xml:space="preserve">-source </w:t>
      </w:r>
      <w:del w:id="39" w:author="Prose edit" w:date="2026-10-24T23:58:41Z">
        <w:r>
          <w:rPr/>
          <w:delText>platform</w:delText>
        </w:r>
      </w:del>
      <w:ins w:id="40" w:author="Prose edit" w:date="2026-10-24T23:58:41Z">
        <w:r>
          <w:rPr/>
          <w:t>tools</w:t>
        </w:r>
      </w:ins>
      <w:r>
        <w:rPr/>
        <w:t xml:space="preserve"> </w:t>
      </w:r>
      <w:del w:id="41" w:author="Prose edit" w:date="2026-10-24T23:58:41Z">
        <w:r>
          <w:rPr/>
          <w:delText>that</w:delText>
        </w:r>
      </w:del>
      <w:ins w:id="42" w:author="Prose edit" w:date="2026-10-24T23:58:41Z">
        <w:r>
          <w:rPr/>
          <w:t>already</w:t>
        </w:r>
      </w:ins>
      <w:r>
        <w:rPr/>
        <w:t xml:space="preserve"> </w:t>
      </w:r>
      <w:del w:id="43" w:author="Prose edit" w:date="2026-10-24T23:58:41Z">
        <w:r>
          <w:rPr/>
          <w:delText>combines</w:delText>
        </w:r>
      </w:del>
      <w:ins w:id="44" w:author="Prose edit" w:date="2026-10-24T23:58:41Z">
        <w:r>
          <w:rPr/>
          <w:t>cover</w:t>
        </w:r>
      </w:ins>
      <w:r>
        <w:rPr/>
        <w:t xml:space="preserve"> </w:t>
      </w:r>
      <w:del w:id="45" w:author="Prose edit" w:date="2026-10-24T23:58:41Z">
        <w:r>
          <w:rPr/>
          <w:delText>comprehensive</w:delText>
        </w:r>
      </w:del>
      <w:ins w:id="46" w:author="Prose edit" w:date="2026-10-24T23:58:41Z">
        <w:r>
          <w:rPr/>
          <w:t>parts</w:t>
        </w:r>
      </w:ins>
      <w:r>
        <w:rPr/>
        <w:t xml:space="preserve"> </w:t>
      </w:r>
      <w:del w:id="47" w:author="Prose edit" w:date="2026-10-24T23:58:41Z">
        <w:r>
          <w:rPr/>
          <w:delText>variant</w:delText>
        </w:r>
      </w:del>
      <w:ins w:id="48" w:author="Prose edit" w:date="2026-10-24T23:58:41Z">
        <w:r>
          <w:rPr/>
          <w:t>of this ground, among them OpenCRAVAT, an</w:t>
        </w:r>
      </w:ins>
      <w:r>
        <w:rPr/>
        <w:t xml:space="preserve"> annotation </w:t>
      </w:r>
      <w:ins w:id="49" w:author="Prose edit" w:date="2026-10-24T23:58:41Z">
        <w:r>
          <w:rPr/>
          <w:t xml:space="preserve">platform </w:t>
        </w:r>
      </w:ins>
      <w:r>
        <w:rPr/>
        <w:t xml:space="preserve">with </w:t>
      </w:r>
      <w:del w:id="50" w:author="Prose edit" w:date="2026-10-24T23:58:41Z">
        <w:r>
          <w:rPr/>
          <w:delText>ease</w:delText>
        </w:r>
      </w:del>
      <w:ins w:id="51" w:author="Prose edit" w:date="2026-10-24T23:58:41Z">
        <w:r>
          <w:rPr/>
          <w:t>a graphical interface and a catalogue</w:t>
        </w:r>
      </w:ins>
      <w:r>
        <w:rPr/>
        <w:t xml:space="preserve"> of </w:t>
      </w:r>
      <w:del w:id="52" w:author="Prose edit" w:date="2026-10-24T23:58:41Z">
        <w:r>
          <w:rPr/>
          <w:delText>use</w:delText>
        </w:r>
      </w:del>
      <w:ins w:id="53" w:author="Prose edit" w:date="2026-10-24T23:58:41Z">
        <w:r>
          <w:rPr/>
          <w:t>installable modules (Pagel et al.</w:t>
        </w:r>
      </w:ins>
      <w:r>
        <w:rPr/>
        <w:t xml:space="preserve">, </w:t>
      </w:r>
      <w:del w:id="54" w:author="Prose edit" w:date="2026-10-24T23:58:41Z">
        <w:r>
          <w:rPr/>
          <w:delText>transparency</w:delText>
        </w:r>
      </w:del>
      <w:ins w:id="55" w:author="Prose edit" w:date="2026-10-24T23:58:41Z">
        <w:r>
          <w:rPr/>
          <w:t>2020), impute.me, which computes polygenic scores from consumer genotype data (Folkersen et al., 2020)</w:t>
        </w:r>
      </w:ins>
      <w:r>
        <w:rPr/>
        <w:t xml:space="preserve">, and </w:t>
      </w:r>
      <w:del w:id="56" w:author="Prose edit" w:date="2026-10-24T23:58:41Z">
        <w:r>
          <w:rPr/>
          <w:delText>extensibility</w:delText>
        </w:r>
      </w:del>
      <w:ins w:id="57" w:author="Prose edit" w:date="2026-10-24T23:58:41Z">
        <w:r>
          <w:rPr/>
          <w:t>our own OakVar-based Just-DNA-Seq (Kulaga et al., 2024)</w:t>
        </w:r>
      </w:ins>
      <w:commentRangeEnd w:id="9"/>
      <w:r>
        <w:rPr>
          <w:rStyle w:val="CommentReference"/>
        </w:rPr>
        <w:commentReference w:id="9"/>
      </w:r>
      <w:r>
        <w:rPr/>
        <w:t>.</w:t>
      </w:r>
      <w:commentRangeEnd w:id="126"/>
      <w:r>
        <w:rPr>
          <w:rStyle w:val="CommentReference"/>
        </w:rPr>
        <w:commentReference w:id="126"/>
      </w:r>
    </w:p>
    <w:p>
      <w:r>
        <w:rPr/>
        <w:t>The genetics of longevity illustrates the need for extensible annotation tools.</w:t>
      </w:r>
      <w:r>
        <w:rPr/>
        <w:t xml:space="preserve"> </w:t>
      </w:r>
      <w:commentRangeStart w:id="10"/>
      <w:commentRangeStart w:id="90"/>
      <w:del w:id="58" w:author="Deslop" w:date="2026-10-24T23:58:41Z">
        <w:r>
          <w:rPr/>
          <w:delText>The</w:delText>
        </w:r>
      </w:del>
      <w:ins w:id="59" w:author="Deslop" w:date="2026-10-24T23:58:41Z">
        <w:r>
          <w:rPr/>
          <w:t>Estimates</w:t>
        </w:r>
      </w:ins>
      <w:r>
        <w:rPr/>
        <w:t xml:space="preserve"> </w:t>
      </w:r>
      <w:del w:id="60" w:author="Deslop" w:date="2026-10-24T23:58:41Z">
        <w:r>
          <w:rPr/>
          <w:delText>field</w:delText>
        </w:r>
      </w:del>
      <w:ins w:id="61" w:author="Deslop" w:date="2026-10-24T23:58:41Z">
        <w:r>
          <w:rPr/>
          <w:t>of</w:t>
        </w:r>
      </w:ins>
      <w:r>
        <w:rPr/>
        <w:t xml:space="preserve"> </w:t>
      </w:r>
      <w:del w:id="62" w:author="Deslop" w:date="2026-10-24T23:58:41Z">
        <w:r>
          <w:rPr/>
          <w:delText>is</w:delText>
        </w:r>
      </w:del>
      <w:ins w:id="63" w:author="Deslop" w:date="2026-10-24T23:58:41Z">
        <w:r>
          <w:rPr/>
          <w:t>the</w:t>
        </w:r>
      </w:ins>
      <w:r>
        <w:rPr/>
        <w:t xml:space="preserve"> </w:t>
      </w:r>
      <w:del w:id="64" w:author="Deslop" w:date="2026-10-24T23:58:41Z">
        <w:r>
          <w:rPr/>
          <w:delText>rapidly</w:delText>
        </w:r>
      </w:del>
      <w:ins w:id="65" w:author="Deslop" w:date="2026-10-24T23:58:41Z">
        <w:r>
          <w:rPr/>
          <w:t>heritability</w:t>
        </w:r>
      </w:ins>
      <w:r>
        <w:rPr/>
        <w:t xml:space="preserve"> </w:t>
      </w:r>
      <w:del w:id="66" w:author="Deslop" w:date="2026-10-24T23:58:41Z">
        <w:r>
          <w:rPr/>
          <w:delText>evolving</w:delText>
        </w:r>
      </w:del>
      <w:ins w:id="67" w:author="Deslop" w:date="2026-10-24T23:58:41Z">
        <w:r>
          <w:rPr/>
          <w:t>of lifespan are still being revised</w:t>
        </w:r>
      </w:ins>
      <w:commentRangeStart w:id="156"/>
      <w:r>
        <w:rPr/>
        <w:t xml:space="preserve">: traditional twin studies placed </w:t>
      </w:r>
      <w:commentRangeEnd w:id="90"/>
      <w:r>
        <w:rPr>
          <w:rStyle w:val="CommentReference"/>
        </w:rPr>
        <w:commentReference w:id="90"/>
      </w:r>
      <w:del w:id="68" w:author="Deslop" w:date="2026-10-24T23:58:41Z">
        <w:r>
          <w:rPr/>
          <w:delText>the heritability of lifespan</w:delText>
        </w:r>
      </w:del>
      <w:ins w:id="69" w:author="Deslop" w:date="2026-10-24T23:58:41Z">
        <w:r>
          <w:rPr/>
          <w:t>it</w:t>
        </w:r>
      </w:ins>
      <w:commentRangeEnd w:id="10"/>
      <w:r>
        <w:rPr>
          <w:rStyle w:val="CommentReference"/>
        </w:rPr>
        <w:commentReference w:id="10"/>
      </w:r>
      <w:r>
        <w:rPr/>
        <w:t xml:space="preserve"> at 20–25%, but a recent study in </w:t>
      </w:r>
      <w:commentRangeEnd w:id="156"/>
      <w:r>
        <w:rPr>
          <w:rStyle w:val="CommentReference"/>
        </w:rPr>
        <w:commentReference w:id="156"/>
      </w:r>
      <w:r>
        <w:rPr>
          <w:i/>
        </w:rPr>
        <w:t>Science</w:t>
      </w:r>
      <w:r>
        <w:rPr/>
        <w:t xml:space="preserve"> </w:t>
      </w:r>
      <w:commentRangeStart w:id="11"/>
      <w:del w:id="70" w:author="Prose edit" w:date="2026-10-24T23:58:41Z">
        <w:r>
          <w:rPr/>
          <w:delText>by</w:delText>
        </w:r>
      </w:del>
      <w:ins w:id="71" w:author="Prose edit" w:date="2026-10-24T23:58:41Z">
        <w:r>
          <w:rPr/>
          <w:t>that</w:t>
        </w:r>
      </w:ins>
      <w:r>
        <w:rPr/>
        <w:t xml:space="preserve"> </w:t>
      </w:r>
      <w:ins w:id="72" w:author="Prose edit" w:date="2026-10-24T23:58:41Z">
        <w:r>
          <w:rPr/>
          <w:t>reviews those estimates (</w:t>
        </w:r>
      </w:ins>
      <w:r>
        <w:rPr/>
        <w:t>Shenhar et al.</w:t>
      </w:r>
      <w:ins w:id="73" w:author="Prose edit" w:date="2026-10-24T23:58:41Z">
        <w:r>
          <w:rPr/>
          <w:t>,</w:t>
        </w:r>
      </w:ins>
      <w:r>
        <w:rPr/>
        <w:t xml:space="preserve"> </w:t>
      </w:r>
      <w:del w:id="74" w:author="Prose edit" w:date="2026-10-24T23:58:41Z">
        <w:r>
          <w:rPr/>
          <w:delText>(2025</w:delText>
        </w:r>
      </w:del>
      <w:ins w:id="75" w:author="Prose edit" w:date="2026-10-24T23:58:41Z">
        <w:r>
          <w:rPr/>
          <w:t>2026</w:t>
        </w:r>
      </w:ins>
      <w:r>
        <w:rPr/>
        <w:t xml:space="preserve">) </w:t>
      </w:r>
      <w:del w:id="76" w:author="Prose edit" w:date="2026-10-24T23:58:41Z">
        <w:r>
          <w:rPr/>
          <w:delText>estimates</w:delText>
        </w:r>
      </w:del>
      <w:ins w:id="77" w:author="Prose edit" w:date="2026-10-24T23:58:41Z">
        <w:r>
          <w:rPr/>
          <w:t>puts</w:t>
        </w:r>
      </w:ins>
      <w:commentRangeEnd w:id="11"/>
      <w:r>
        <w:rPr>
          <w:rStyle w:val="CommentReference"/>
        </w:rPr>
        <w:commentReference w:id="11"/>
      </w:r>
      <w:r>
        <w:rPr/>
        <w:t xml:space="preserve"> the intrinsic heritability at approximately 50% after correcting for extrinsic mortality confounders.</w:t>
      </w:r>
      <w:r>
        <w:rPr/>
        <w:t xml:space="preserve"> </w:t>
      </w:r>
      <w:commentRangeStart w:id="12"/>
      <w:commentRangeStart w:id="155"/>
      <w:del w:id="78" w:author="Prose edit" w:date="2026-10-24T23:58:41Z">
        <w:r>
          <w:rPr/>
          <w:delText>GWAS</w:delText>
        </w:r>
      </w:del>
      <w:ins w:id="79" w:author="Prose edit" w:date="2026-10-24T23:58:41Z">
        <w:r>
          <w:rPr/>
          <w:t>Candidate-gene</w:t>
        </w:r>
      </w:ins>
      <w:r>
        <w:rPr/>
        <w:t xml:space="preserve"> studies</w:t>
      </w:r>
      <w:ins w:id="80" w:author="Prose edit" w:date="2026-10-24T23:58:41Z">
        <w:r>
          <w:rPr/>
          <w:t xml:space="preserve"> and genome-wide association studies (GWAS)</w:t>
        </w:r>
      </w:ins>
      <w:r>
        <w:rPr/>
        <w:t xml:space="preserve"> have identified</w:t>
      </w:r>
      <w:del w:id="81" w:author="Prose edit" w:date="2026-10-24T23:58:41Z">
        <w:r>
          <w:rPr/>
          <w:delText xml:space="preserve"> candidate loci including</w:delText>
        </w:r>
      </w:del>
      <w:r>
        <w:rPr/>
        <w:t xml:space="preserve"> APOE and FOXO3 as</w:t>
      </w:r>
      <w:ins w:id="82" w:author="Prose edit" w:date="2026-10-24T23:58:41Z">
        <w:r>
          <w:rPr/>
          <w:t xml:space="preserve"> the two genes most</w:t>
        </w:r>
      </w:ins>
      <w:r>
        <w:rPr/>
        <w:t xml:space="preserve"> consistently associated with longevity across</w:t>
      </w:r>
      <w:ins w:id="83" w:author="Prose edit" w:date="2026-10-24T23:58:41Z">
        <w:r>
          <w:rPr/>
          <w:t xml:space="preserve"> studies and</w:t>
        </w:r>
      </w:ins>
      <w:commentRangeEnd w:id="12"/>
      <w:r>
        <w:rPr>
          <w:rStyle w:val="CommentReference"/>
        </w:rPr>
        <w:commentReference w:id="12"/>
      </w:r>
      <w:r>
        <w:rPr/>
        <w:t xml:space="preserve"> populations (Broer et al., 2014; Caruso et al., 2022), and the catalogue of longevity-associated variants continues to grow.</w:t>
      </w:r>
      <w:commentRangeEnd w:id="155"/>
      <w:r>
        <w:rPr>
          <w:rStyle w:val="CommentReference"/>
        </w:rPr>
        <w:commentReference w:id="155"/>
      </w:r>
      <w:r>
        <w:rPr/>
        <w:t xml:space="preserve"> Databases such as LongevityMap within the Human Ageing Genomic Resources (HAGR) (Tacutu et al., 2017) have compiled </w:t>
      </w:r>
      <w:commentRangeStart w:id="13"/>
      <w:ins w:id="84" w:author="Prose edit" w:date="2026-10-24T23:58:41Z">
        <w:r>
          <w:rPr/>
          <w:t xml:space="preserve">hundreds of published association studies covering </w:t>
        </w:r>
      </w:ins>
      <w:r>
        <w:rPr/>
        <w:t xml:space="preserve">thousands of </w:t>
      </w:r>
      <w:del w:id="85" w:author="Prose edit" w:date="2026-10-24T23:58:41Z">
        <w:r>
          <w:rPr/>
          <w:delText>variant-trait associations</w:delText>
        </w:r>
      </w:del>
      <w:ins w:id="86" w:author="Prose edit" w:date="2026-10-24T23:58:41Z">
        <w:r>
          <w:rPr/>
          <w:t>variants</w:t>
        </w:r>
      </w:ins>
      <w:r>
        <w:rPr/>
        <w:t xml:space="preserve">, but </w:t>
      </w:r>
      <w:ins w:id="87" w:author="Prose edit" w:date="2026-10-24T23:58:41Z">
        <w:r>
          <w:rPr/>
          <w:t xml:space="preserve">apart from our own first-generation platform (Kulaga et al., 2024), which needed Python plugins to add content, we know of </w:t>
        </w:r>
      </w:ins>
      <w:r>
        <w:rPr/>
        <w:t xml:space="preserve">no </w:t>
      </w:r>
      <w:del w:id="88" w:author="Prose edit" w:date="2026-10-24T23:58:41Z">
        <w:r>
          <w:rPr/>
          <w:delText>existing</w:delText>
        </w:r>
      </w:del>
      <w:ins w:id="89" w:author="Prose edit" w:date="2026-10-24T23:58:41Z">
        <w:r>
          <w:rPr/>
          <w:t>tool</w:t>
        </w:r>
      </w:ins>
      <w:r>
        <w:rPr/>
        <w:t xml:space="preserve"> </w:t>
      </w:r>
      <w:del w:id="90" w:author="Prose edit" w:date="2026-10-24T23:58:41Z">
        <w:r>
          <w:rPr/>
          <w:delText>tool</w:delText>
        </w:r>
      </w:del>
      <w:ins w:id="91" w:author="Prose edit" w:date="2026-10-24T23:58:41Z">
        <w:r>
          <w:rPr/>
          <w:t>that</w:t>
        </w:r>
      </w:ins>
      <w:commentRangeEnd w:id="13"/>
      <w:r>
        <w:rPr>
          <w:rStyle w:val="CommentReference"/>
        </w:rPr>
        <w:commentReference w:id="13"/>
      </w:r>
      <w:r>
        <w:rPr/>
        <w:t xml:space="preserve"> makes it straightforward to annotate a personal VCF against these databases transparently and extensibly.</w:t>
      </w:r>
      <w:r>
        <w:rPr/>
        <w:t xml:space="preserve"> The genetics of longevity is one example of a broader pattern: variant-trait associations are published faster than any single curation team can integrate them, motivating a platform on which new annotation modules can be created rapidly.</w:t>
      </w:r>
    </w:p>
    <w:p>
      <w:commentRangeStart w:id="130"/>
      <w:r>
        <w:rPr/>
        <w:t>A platform for personal genome annotation must therefore solve three problems simultaneously: it must be easy to use (web interface, no bioinformatics training), transparent in its methods (open-source, auditable scoring), and extensible (researchers should be able to add new annotation modules as the literature evolves, without writing code).</w:t>
      </w:r>
      <w:commentRangeEnd w:id="130"/>
      <w:r>
        <w:rPr>
          <w:rStyle w:val="CommentReference"/>
        </w:rPr>
        <w:commentReference w:id="130"/>
      </w:r>
      <w:r>
        <w:rPr/>
        <w:t xml:space="preserve"> </w:t>
      </w:r>
      <w:commentRangeStart w:id="14"/>
      <w:del w:id="92" w:author="Prose edit" w:date="2026-10-24T23:58:41Z">
        <w:r>
          <w:rPr/>
          <w:delText>Furthermore, privacy</w:delText>
        </w:r>
      </w:del>
      <w:ins w:id="93" w:author="Prose edit" w:date="2026-10-24T23:58:41Z">
        <w:r>
          <w:rPr/>
          <w:t>Privacy</w:t>
        </w:r>
      </w:ins>
      <w:r>
        <w:rPr/>
        <w:t xml:space="preserve"> is</w:t>
      </w:r>
      <w:ins w:id="94" w:author="Prose edit" w:date="2026-10-24T23:58:41Z">
        <w:r>
          <w:rPr/>
          <w:t xml:space="preserve"> also</w:t>
        </w:r>
      </w:ins>
      <w:r>
        <w:rPr/>
        <w:t xml:space="preserve"> a first-order concern: genomic data is among the most sensitive personal information, and uploading it to third-party servers introduces risks that many individuals and regulatory frameworks</w:t>
      </w:r>
      <w:ins w:id="95" w:author="Prose edit" w:date="2026-10-24T23:58:41Z">
        <w:r>
          <w:rPr/>
          <w:t>,</w:t>
        </w:r>
      </w:ins>
      <w:r>
        <w:rPr/>
        <w:t xml:space="preserve"> </w:t>
      </w:r>
      <w:del w:id="96" w:author="Prose edit" w:date="2026-10-24T23:58:41Z">
        <w:r>
          <w:rPr/>
          <w:delText>(</w:delText>
        </w:r>
      </w:del>
      <w:r>
        <w:rPr/>
        <w:t xml:space="preserve">such as the </w:t>
      </w:r>
      <w:ins w:id="97" w:author="Prose edit" w:date="2026-10-24T23:58:41Z">
        <w:r>
          <w:rPr/>
          <w:t>General Data Protection Regulation (</w:t>
        </w:r>
      </w:ins>
      <w:r>
        <w:rPr/>
        <w:t>GDPR</w:t>
      </w:r>
      <w:ins w:id="98" w:author="Prose edit" w:date="2026-10-24T23:58:41Z">
        <w:r>
          <w:rPr/>
          <w:t>)</w:t>
        </w:r>
      </w:ins>
      <w:r>
        <w:rPr/>
        <w:t xml:space="preserve"> and the European Health Data Space</w:t>
      </w:r>
      <w:del w:id="99" w:author="Prose edit" w:date="2026-10-24T23:58:41Z">
        <w:r>
          <w:rPr/>
          <w:delText>)</w:delText>
        </w:r>
      </w:del>
      <w:ins w:id="100" w:author="Prose edit" w:date="2026-10-24T23:58:41Z">
        <w:r>
          <w:rPr/>
          <w:t>,</w:t>
        </w:r>
      </w:ins>
      <w:commentRangeEnd w:id="14"/>
      <w:r>
        <w:rPr>
          <w:rStyle w:val="CommentReference"/>
        </w:rPr>
        <w:commentReference w:id="14"/>
      </w:r>
      <w:r>
        <w:rPr/>
        <w:t xml:space="preserve"> seek to avoid.</w:t>
      </w:r>
    </w:p>
    <w:p>
      <w:r>
        <w:rPr/>
        <w:t>We developed Just-DNA-Lite as a ground-up rewrite of Just-DNA-Seq, whose first generation ran on OakVar (Kulaga et al., 2024).</w:t>
      </w:r>
      <w:r>
        <w:rPr/>
        <w:t xml:space="preserve"> Just-DNA-Lite removes the OakVar dependency entirely and replaces it with our own standalone annotation engine</w:t>
      </w:r>
      <w:commentRangeStart w:id="15"/>
      <w:commentRangeStart w:id="171"/>
      <w:del w:id="101" w:author="Story" w:date="2026-10-24T23:58:41Z">
        <w:r>
          <w:rPr/>
          <w:delText>, built with Dagster for workflow orchestration, polars-bio for VCF reading, Polars for columnar processing, and DuckDB for out-of-core joins</w:delText>
        </w:r>
      </w:del>
      <w:commentRangeEnd w:id="171"/>
      <w:r>
        <w:rPr>
          <w:rStyle w:val="CommentReference"/>
        </w:rPr>
        <w:commentReference w:id="171"/>
      </w:r>
      <w:commentRangeEnd w:id="15"/>
      <w:r>
        <w:rPr>
          <w:rStyle w:val="CommentReference"/>
        </w:rPr>
        <w:commentReference w:id="15"/>
      </w:r>
      <w:r>
        <w:rPr/>
        <w:t>.</w:t>
      </w:r>
      <w:r>
        <w:rPr/>
        <w:t xml:space="preserve"> It also replaces Python annotation plugins with declarative data modules discoverable from configured sources (Section 2.2).</w:t>
      </w:r>
      <w:r>
        <w:rPr/>
        <w:t xml:space="preserve"> In the reported same-hardware comparison, mean annotation runtime fell from 6,705 seconds for Generation I to 38.9 seconds for warm runs of Just-DNA-Lite (Section 5.1).</w:t>
      </w:r>
      <w:r>
        <w:rPr/>
        <w:t xml:space="preserve"> Supplementary File S1 describes Generation I.</w:t>
      </w:r>
    </w:p>
    <w:p>
      <w:r>
        <w:rPr/>
        <w:t xml:space="preserve">This paper presents the standalone annotation engine, the reusable just-prs scoring library, the web interfaces, and </w:t>
      </w:r>
      <w:commentRangeStart w:id="16"/>
      <w:ins w:id="102" w:author="Prose edit" w:date="2026-10-24T23:58:41Z">
        <w:r>
          <w:rPr/>
          <w:t>Model Context Protocol (</w:t>
        </w:r>
      </w:ins>
      <w:r>
        <w:rPr/>
        <w:t>MCP</w:t>
      </w:r>
      <w:ins w:id="103" w:author="Prose edit" w:date="2026-10-24T23:58:41Z">
        <w:r>
          <w:rPr/>
          <w:t>)</w:t>
        </w:r>
      </w:ins>
      <w:commentRangeEnd w:id="16"/>
      <w:r>
        <w:rPr>
          <w:rStyle w:val="CommentReference"/>
        </w:rPr>
        <w:commentReference w:id="16"/>
      </w:r>
      <w:r>
        <w:rPr/>
        <w:t xml:space="preserve"> interfaces for calling these tools programmatically from AI assistants.</w:t>
      </w:r>
      <w:r>
        <w:rPr/>
        <w:t xml:space="preserve"> Together, these components let users discover annotation content, apply it to a genome, compute published polygenic scores, and inspect reports.</w:t>
      </w:r>
      <w:r>
        <w:rPr/>
        <w:t xml:space="preserve"> The contribution is computational; the reported associations come from existing databases and literature.</w:t>
      </w:r>
      <w:r>
        <w:rPr/>
        <w:t xml:space="preserve"> AI-assisted module authoring is introduced in Section 4 and treated in detail in the companion paper.</w:t>
      </w:r>
      <w:r>
        <w:rPr/>
        <w:t xml:space="preserve"> Section 6 discusses the intended research and educational use and its limitations.</w:t>
      </w:r>
    </w:p>
    <w:p>
      <w:pPr>
        <w:pStyle w:val="Heading1"/>
      </w:pPr>
      <w:commentRangeStart w:id="175"/>
      <w:r>
        <w:rPr>
          <w:b/>
        </w:rPr>
        <w:t>2.</w:t>
      </w:r>
      <w:commentRangeEnd w:id="175"/>
      <w:r>
        <w:rPr>
          <w:rStyle w:val="CommentReference"/>
        </w:rPr>
        <w:commentReference w:id="175"/>
      </w:r>
      <w:r>
        <w:rPr>
          <w:b/>
        </w:rPr>
        <w:t xml:space="preserve"> Platform Architecture</w:t>
      </w:r>
    </w:p>
    <w:p>
      <w:r>
        <w:rPr/>
        <w:t>The architecture separates local computation, annotation content, and user interfaces.</w:t>
      </w:r>
      <w:r>
        <w:rPr/>
        <w:t xml:space="preserve"> The annotation pipeline reads modules as data artifacts, </w:t>
      </w:r>
      <w:commentRangeStart w:id="17"/>
      <w:del w:id="104" w:author="Prose edit" w:date="2026-10-24T23:58:41Z">
        <w:r>
          <w:rPr/>
          <w:delText>allowing</w:delText>
        </w:r>
      </w:del>
      <w:ins w:id="105" w:author="Prose edit" w:date="2026-10-24T23:58:41Z">
        <w:r>
          <w:rPr/>
          <w:t>so</w:t>
        </w:r>
      </w:ins>
      <w:r>
        <w:rPr/>
        <w:t xml:space="preserve"> the catalogue </w:t>
      </w:r>
      <w:del w:id="106" w:author="Prose edit" w:date="2026-10-24T23:58:41Z">
        <w:r>
          <w:rPr/>
          <w:delText>to</w:delText>
        </w:r>
      </w:del>
      <w:ins w:id="107" w:author="Prose edit" w:date="2026-10-24T23:58:41Z">
        <w:r>
          <w:rPr/>
          <w:t>can</w:t>
        </w:r>
      </w:ins>
      <w:commentRangeEnd w:id="17"/>
      <w:r>
        <w:rPr>
          <w:rStyle w:val="CommentReference"/>
        </w:rPr>
        <w:commentReference w:id="17"/>
      </w:r>
      <w:r>
        <w:rPr/>
        <w:t xml:space="preserve"> change independently of the application code.</w:t>
      </w:r>
      <w:r>
        <w:rPr/>
        <w:t xml:space="preserve"> Columnar storage and streaming operations limit memory use.</w:t>
      </w:r>
      <w:r>
        <w:rPr/>
        <w:t xml:space="preserve"> A graphical web application provides the main interface, while typed MCP tools expose the PRS engine to AI assistants (Section 3.2.1).</w:t>
      </w:r>
      <w:r>
        <w:rPr/>
        <w:t xml:space="preserve"> Core analysis runs locally and does not require uploading the genome; optional external services have a separate privacy boundary (Section 6.2).</w:t>
      </w:r>
    </w:p>
    <w:p>
      <w:r>
        <w:rPr/>
        <w:t xml:space="preserve">Just-DNA-Lite is structured as a uv workspace containing two Python packages: just-dna-pipelines (Dagster assets, VCF processing, annotation logic, and </w:t>
      </w:r>
      <w:commentRangeStart w:id="18"/>
      <w:del w:id="108" w:author="Prose edit" w:date="2026-10-24T23:58:41Z">
        <w:r>
          <w:rPr/>
          <w:delText>CLI</w:delText>
        </w:r>
      </w:del>
      <w:ins w:id="109" w:author="Prose edit" w:date="2026-10-24T23:58:41Z">
        <w:r>
          <w:rPr/>
          <w:t>command-line</w:t>
        </w:r>
      </w:ins>
      <w:commentRangeEnd w:id="18"/>
      <w:r>
        <w:rPr>
          <w:rStyle w:val="CommentReference"/>
        </w:rPr>
        <w:commentReference w:id="18"/>
      </w:r>
      <w:r>
        <w:rPr/>
        <w:t xml:space="preserve"> tools) and webui (a Reflex-based web interface).</w:t>
      </w:r>
      <w:commentRangeStart w:id="118"/>
      <w:commentRangeStart w:id="135"/>
      <w:r>
        <w:rPr/>
        <w:t xml:space="preserve"> The platform requires Python 3.13</w:t>
      </w:r>
      <w:commentRangeStart w:id="19"/>
      <w:del w:id="110" w:author="Prose edit" w:date="2026-10-24T23:58:41Z">
        <w:r>
          <w:rPr/>
          <w:delText>+</w:delText>
        </w:r>
      </w:del>
      <w:commentRangeEnd w:id="19"/>
      <w:r>
        <w:rPr>
          <w:rStyle w:val="CommentReference"/>
        </w:rPr>
        <w:commentReference w:id="19"/>
      </w:r>
      <w:r>
        <w:rPr/>
        <w:t xml:space="preserve">; from a configured checkout, </w:t>
      </w:r>
      <w:commentRangeEnd w:id="118"/>
      <w:r>
        <w:rPr>
          <w:rStyle w:val="CommentReference"/>
        </w:rPr>
        <w:commentReference w:id="118"/>
      </w:r>
      <w:r>
        <w:rPr>
          <w:rFonts w:ascii="Consolas" w:hAnsi="Consolas"/>
        </w:rPr>
        <w:t>uv run serve</w:t>
      </w:r>
      <w:r>
        <w:rPr/>
        <w:t xml:space="preserve"> starts the application.</w:t>
      </w:r>
      <w:commentRangeEnd w:id="135"/>
      <w:r>
        <w:rPr>
          <w:rStyle w:val="CommentReference"/>
        </w:rPr>
        <w:commentReference w:id="135"/>
      </w:r>
      <w:commentRangeStart w:id="20"/>
      <w:commentRangeStart w:id="21"/>
      <w:ins w:id="111" w:author="Story" w:date="2026-10-24T23:58:41Z">
        <w:r>
          <w:rPr/>
          <w:t xml:space="preserve"> The repository's README also describes installers for Windows and macOS, which need no terminal, and a container image for Podman or Docker, which needs no Python installation.</w:t>
        </w:r>
      </w:ins>
      <w:commentRangeEnd w:id="21"/>
      <w:r>
        <w:rPr>
          <w:rStyle w:val="CommentReference"/>
        </w:rPr>
        <w:commentReference w:id="21"/>
      </w:r>
      <w:commentRangeEnd w:id="20"/>
      <w:r>
        <w:rPr>
          <w:rStyle w:val="CommentReference"/>
        </w:rPr>
        <w:commentReference w:id="20"/>
      </w:r>
      <w:r>
        <w:rPr/>
        <w:t xml:space="preserve"> Core annotation and scoring execute on the host machine.</w:t>
      </w:r>
    </w:p>
    <w:p>
      <w:pPr>
        <w:pStyle w:val="Heading2"/>
      </w:pPr>
      <w:r>
        <w:rPr>
          <w:b/>
        </w:rPr>
        <w:t>2.1 Annotation Pipeline</w:t>
      </w:r>
    </w:p>
    <w:p>
      <w:r>
        <w:rPr/>
        <w:t xml:space="preserve">The core annotation pipeline is built on Dagster with Software-Defined Assets, </w:t>
      </w:r>
      <w:commentRangeStart w:id="22"/>
      <w:del w:id="112" w:author="Prose edit" w:date="2026-10-24T23:58:41Z">
        <w:r>
          <w:rPr/>
          <w:delText>providing</w:delText>
        </w:r>
      </w:del>
      <w:ins w:id="113" w:author="Prose edit" w:date="2026-10-24T23:58:41Z">
        <w:r>
          <w:rPr/>
          <w:t>which</w:t>
        </w:r>
      </w:ins>
      <w:r>
        <w:rPr/>
        <w:t xml:space="preserve"> </w:t>
      </w:r>
      <w:del w:id="114" w:author="Prose edit" w:date="2026-10-24T23:58:41Z">
        <w:r>
          <w:rPr/>
          <w:delText>automatic</w:delText>
        </w:r>
      </w:del>
      <w:ins w:id="115" w:author="Prose edit" w:date="2026-10-24T23:58:41Z">
        <w:r>
          <w:rPr/>
          <w:t>track</w:t>
        </w:r>
      </w:ins>
      <w:r>
        <w:rPr/>
        <w:t xml:space="preserve"> data lineage </w:t>
      </w:r>
      <w:del w:id="116" w:author="Prose edit" w:date="2026-10-24T23:58:41Z">
        <w:r>
          <w:rPr/>
          <w:delText>tracking</w:delText>
        </w:r>
      </w:del>
      <w:ins w:id="117" w:author="Prose edit" w:date="2026-10-24T23:58:41Z">
        <w:r>
          <w:rPr/>
          <w:t>automatically</w:t>
        </w:r>
      </w:ins>
      <w:r>
        <w:rPr/>
        <w:t xml:space="preserve"> and </w:t>
      </w:r>
      <w:del w:id="118" w:author="Prose edit" w:date="2026-10-24T23:58:41Z">
        <w:r>
          <w:rPr/>
          <w:delText>resource</w:delText>
        </w:r>
      </w:del>
      <w:ins w:id="119" w:author="Prose edit" w:date="2026-10-24T23:58:41Z">
        <w:r>
          <w:rPr/>
          <w:t>record</w:t>
        </w:r>
      </w:ins>
      <w:r>
        <w:rPr/>
        <w:t xml:space="preserve"> </w:t>
      </w:r>
      <w:del w:id="120" w:author="Prose edit" w:date="2026-10-24T23:58:41Z">
        <w:r>
          <w:rPr/>
          <w:delText>monitoring (</w:delText>
        </w:r>
      </w:del>
      <w:r>
        <w:rPr/>
        <w:t>CPU usage, peak memory, and duration for every pipeline step</w:t>
      </w:r>
      <w:del w:id="121" w:author="Prose edit" w:date="2026-10-24T23:58:41Z">
        <w:r>
          <w:rPr/>
          <w:delText>)</w:delText>
        </w:r>
      </w:del>
      <w:commentRangeEnd w:id="22"/>
      <w:r>
        <w:rPr>
          <w:rStyle w:val="CommentReference"/>
        </w:rPr>
        <w:commentReference w:id="22"/>
      </w:r>
      <w:r>
        <w:rPr/>
        <w:t>.</w:t>
      </w:r>
      <w:r>
        <w:rPr/>
        <w:t xml:space="preserve"> A typical annotation workflow proceeds as follows:</w:t>
      </w:r>
    </w:p>
    <w:p>
      <w:pPr>
        <w:pStyle w:val="ListNumber"/>
      </w:pPr>
      <w:r>
        <w:rPr>
          <w:b/>
        </w:rPr>
        <w:t>VCF ingestion.</w:t>
      </w:r>
      <w:r>
        <w:rPr/>
        <w:t xml:space="preserve"> The user provides a VCF or VCF.gz file through the web interface.</w:t>
      </w:r>
      <w:commentRangeStart w:id="150"/>
      <w:r>
        <w:rPr/>
        <w:t xml:space="preserve"> This is the </w:t>
      </w:r>
      <w:commentRangeStart w:id="23"/>
      <w:commentRangeStart w:id="24"/>
      <w:del w:id="122" w:author="Prose edit" w:date="2026-10-24T23:58:41Z">
        <w:r>
          <w:rPr/>
          <w:delText>annotated</w:delText>
        </w:r>
      </w:del>
      <w:ins w:id="123" w:author="Prose edit" w:date="2026-10-24T23:58:41Z">
        <w:r>
          <w:rPr/>
          <w:t>variant</w:t>
        </w:r>
      </w:ins>
      <w:r>
        <w:rPr/>
        <w:t xml:space="preserve"> </w:t>
      </w:r>
      <w:del w:id="124" w:author="Prose edit" w:date="2026-10-24T23:58:41Z">
        <w:r>
          <w:rPr/>
          <w:delText>variant</w:delText>
        </w:r>
      </w:del>
      <w:ins w:id="125" w:author="Prose edit" w:date="2026-10-24T23:58:41Z">
        <w:r>
          <w:rPr/>
          <w:t>call</w:t>
        </w:r>
      </w:ins>
      <w:commentRangeEnd w:id="24"/>
      <w:r>
        <w:rPr>
          <w:rStyle w:val="CommentReference"/>
        </w:rPr>
        <w:commentReference w:id="24"/>
      </w:r>
      <w:commentRangeEnd w:id="23"/>
      <w:r>
        <w:rPr>
          <w:rStyle w:val="CommentReference"/>
        </w:rPr>
        <w:commentReference w:id="23"/>
      </w:r>
      <w:r>
        <w:rPr/>
        <w:t xml:space="preserve"> file users typically already have, whether supplied by a sequencing provider, downloaded from a public genome repository, or produced by their own bioinformatic pipeline; Just-DNA-Lite starts from this VCF and does not itself perform sequencing, alignment, or variant calling.</w:t>
      </w:r>
      <w:commentRangeEnd w:id="150"/>
      <w:r>
        <w:rPr>
          <w:rStyle w:val="CommentReference"/>
        </w:rPr>
        <w:commentReference w:id="150"/>
      </w:r>
      <w:r>
        <w:rPr/>
        <w:t xml:space="preserve"> The file is read using polars-bio, a Polars-native VCF reader.</w:t>
      </w:r>
    </w:p>
    <w:p>
      <w:pPr>
        <w:pStyle w:val="ListNumber"/>
      </w:pPr>
      <w:r>
        <w:rPr>
          <w:b/>
        </w:rPr>
        <w:t>Normalization.</w:t>
      </w:r>
      <w:r>
        <w:rPr/>
        <w:t xml:space="preserve"> The raw VCF undergoes quality filtering (configurable via </w:t>
      </w:r>
      <w:r>
        <w:rPr>
          <w:rFonts w:ascii="Consolas" w:hAnsi="Consolas"/>
        </w:rPr>
        <w:t>modules.yaml</w:t>
      </w:r>
      <w:r>
        <w:rPr/>
        <w:t xml:space="preserve">): only variants passing specified FILTER values (by default, PASS and ".") are retained, </w:t>
      </w:r>
      <w:commentRangeStart w:id="25"/>
      <w:commentRangeStart w:id="116"/>
      <w:del w:id="126" w:author="Prose edit" w:date="2026-10-24T23:58:41Z">
        <w:r>
          <w:rPr/>
          <w:delText>with</w:delText>
        </w:r>
      </w:del>
      <w:ins w:id="127" w:author="Prose edit" w:date="2026-10-24T23:58:41Z">
        <w:r>
          <w:rPr/>
          <w:t>and</w:t>
        </w:r>
      </w:ins>
      <w:r>
        <w:rPr/>
        <w:t xml:space="preserve"> </w:t>
      </w:r>
      <w:del w:id="128" w:author="Prose edit" w:date="2026-10-24T23:58:41Z">
        <w:r>
          <w:rPr/>
          <w:delText>optional</w:delText>
        </w:r>
      </w:del>
      <w:ins w:id="129" w:author="Prose edit" w:date="2026-10-24T23:58:41Z">
        <w:r>
          <w:rPr/>
          <w:t>the shipped configuration also requires a</w:t>
        </w:r>
      </w:ins>
      <w:r>
        <w:rPr/>
        <w:t xml:space="preserve"> minimum depth (DP ≥ 10) and quality (QUAL ≥ 20) </w:t>
      </w:r>
      <w:del w:id="130" w:author="Prose edit" w:date="2026-10-24T23:58:41Z">
        <w:r>
          <w:rPr/>
          <w:delText>thresholds</w:delText>
        </w:r>
      </w:del>
      <w:ins w:id="131" w:author="Prose edit" w:date="2026-10-24T23:58:41Z">
        <w:r>
          <w:rPr/>
          <w:t>wherever the VCF records them; all three settings can be changed</w:t>
        </w:r>
      </w:ins>
      <w:commentRangeEnd w:id="25"/>
      <w:r>
        <w:rPr>
          <w:rStyle w:val="CommentReference"/>
        </w:rPr>
        <w:commentReference w:id="25"/>
      </w:r>
      <w:r>
        <w:rPr/>
        <w:t>.</w:t>
      </w:r>
      <w:commentRangeEnd w:id="116"/>
      <w:r>
        <w:rPr>
          <w:rStyle w:val="CommentReference"/>
        </w:rPr>
        <w:commentReference w:id="116"/>
      </w:r>
      <w:r>
        <w:rPr/>
        <w:t xml:space="preserve"> Chromosome prefixes ("chr") are stripped for consistency with annotation databases.</w:t>
      </w:r>
      <w:r>
        <w:rPr/>
        <w:t xml:space="preserve"> The normalized data is written as a Parquet file, which is the shared input for all downstream annotation.</w:t>
      </w:r>
    </w:p>
    <w:p>
      <w:pPr>
        <w:pStyle w:val="ListNumber"/>
      </w:pPr>
      <w:r>
        <w:rPr>
          <w:b/>
        </w:rPr>
        <w:t>Module annotation.</w:t>
      </w:r>
      <w:r>
        <w:rPr/>
        <w:t xml:space="preserve"> For each selected annotation module, the pipeline performs a streaming join between the normalized VCF Parquet and the module's precomputed weights Parquet.</w:t>
      </w:r>
      <w:commentRangeStart w:id="104"/>
      <w:commentRangeStart w:id="132"/>
      <w:r>
        <w:rPr/>
        <w:t xml:space="preserve"> Joins are performed by </w:t>
      </w:r>
      <w:commentRangeStart w:id="26"/>
      <w:del w:id="132" w:author="Prose edit" w:date="2026-10-24T23:58:41Z">
        <w:r>
          <w:rPr/>
          <w:delText>rsID</w:delText>
        </w:r>
      </w:del>
      <w:ins w:id="133" w:author="Prose edit" w:date="2026-10-24T23:58:41Z">
        <w:r>
          <w:rPr/>
          <w:t>genomic position and genotype</w:t>
        </w:r>
      </w:ins>
      <w:r>
        <w:rPr/>
        <w:t xml:space="preserve"> (default)</w:t>
      </w:r>
      <w:ins w:id="134" w:author="Prose edit" w:date="2026-10-24T23:58:41Z">
        <w:r>
          <w:rPr/>
          <w:t>,</w:t>
        </w:r>
      </w:ins>
      <w:r>
        <w:rPr/>
        <w:t xml:space="preserve"> or </w:t>
      </w:r>
      <w:del w:id="135" w:author="Prose edit" w:date="2026-10-24T23:58:41Z">
        <w:r>
          <w:rPr/>
          <w:delText>genomic</w:delText>
        </w:r>
      </w:del>
      <w:ins w:id="136" w:author="Prose edit" w:date="2026-10-24T23:58:41Z">
        <w:r>
          <w:rPr/>
          <w:t>by</w:t>
        </w:r>
      </w:ins>
      <w:r>
        <w:rPr/>
        <w:t xml:space="preserve"> </w:t>
      </w:r>
      <w:del w:id="137" w:author="Prose edit" w:date="2026-10-24T23:58:41Z">
        <w:r>
          <w:rPr/>
          <w:delText>position</w:delText>
        </w:r>
      </w:del>
      <w:ins w:id="138" w:author="Prose edit" w:date="2026-10-24T23:58:41Z">
        <w:r>
          <w:rPr/>
          <w:t>rsID for modules that carry no coordinates</w:t>
        </w:r>
      </w:ins>
      <w:commentRangeEnd w:id="26"/>
      <w:r>
        <w:rPr>
          <w:rStyle w:val="CommentReference"/>
        </w:rPr>
        <w:commentReference w:id="26"/>
      </w:r>
      <w:r>
        <w:rPr/>
        <w:t>.</w:t>
      </w:r>
      <w:commentRangeEnd w:id="132"/>
      <w:r>
        <w:rPr>
          <w:rStyle w:val="CommentReference"/>
        </w:rPr>
        <w:commentReference w:id="132"/>
      </w:r>
      <w:commentRangeEnd w:id="104"/>
      <w:r>
        <w:rPr>
          <w:rStyle w:val="CommentReference"/>
        </w:rPr>
        <w:commentReference w:id="104"/>
      </w:r>
      <w:r>
        <w:rPr/>
        <w:t xml:space="preserve"> Polars streaming joins keep peak memory low; for datasets too large to fit in memory, DuckDB handles out-of-core joins with configurable memory limits.</w:t>
      </w:r>
    </w:p>
    <w:p>
      <w:pPr>
        <w:pStyle w:val="ListNumber"/>
      </w:pPr>
      <w:r>
        <w:rPr>
          <w:b/>
        </w:rPr>
        <w:t>Ensembl annotation (optional).</w:t>
      </w:r>
      <w:r>
        <w:rPr/>
        <w:t xml:space="preserve"> When enabled, the pipeline joins the normalized VCF against the Ensembl Variation database (cached locally as chromosome-level Parquet files downloaded from Hugging Face via fsspec), providing clinical significance labels, consequence types, and cross-references for each variant.</w:t>
      </w:r>
    </w:p>
    <w:p>
      <w:pPr>
        <w:pStyle w:val="ListNumber"/>
      </w:pPr>
      <w:r>
        <w:rPr>
          <w:b/>
        </w:rPr>
        <w:t>Report generation.</w:t>
      </w:r>
      <w:commentRangeStart w:id="117"/>
      <w:r>
        <w:rPr/>
        <w:t xml:space="preserve"> Annotated results are written as Parquet files and rendered as downloadable </w:t>
      </w:r>
      <w:commentRangeStart w:id="27"/>
      <w:del w:id="139" w:author="Prose edit" w:date="2026-10-24T23:58:41Z">
        <w:r>
          <w:rPr/>
          <w:delText>PDF/</w:delText>
        </w:r>
      </w:del>
      <w:commentRangeEnd w:id="27"/>
      <w:r>
        <w:rPr>
          <w:rStyle w:val="CommentReference"/>
        </w:rPr>
        <w:commentReference w:id="27"/>
      </w:r>
      <w:r>
        <w:rPr/>
        <w:t>HTML reports.</w:t>
      </w:r>
      <w:commentRangeEnd w:id="117"/>
      <w:r>
        <w:rPr>
          <w:rStyle w:val="CommentReference"/>
        </w:rPr>
        <w:commentReference w:id="117"/>
      </w:r>
      <w:r>
        <w:rPr/>
        <w:t xml:space="preserve"> All outputs are available for downstream analysis in Python, R, or any tool that reads Apache Arrow.</w:t>
      </w:r>
    </w:p>
    <w:p>
      <w:r>
        <w:rPr/>
        <w:t>The annotation data for reference databases and modules is prepared upstream by the prepare-annotations pipeline (github.com/dna-seq/prepare-annotations), which converts source databases into columnar Parquet format optimized for fast lookups.</w:t>
      </w:r>
    </w:p>
    <w:p>
      <w:pPr>
        <w:pStyle w:val="Heading2"/>
      </w:pPr>
      <w:r>
        <w:rPr>
          <w:b/>
        </w:rPr>
        <w:t>2.2 Modular Plugin System</w:t>
      </w:r>
    </w:p>
    <w:p>
      <w:r>
        <w:rPr/>
        <w:t>Annotation modules are data, not executable plugins.</w:t>
      </w:r>
      <w:r>
        <w:rPr/>
        <w:t xml:space="preserve"> The annotation engine reads published Parquet tables directly.</w:t>
      </w:r>
      <w:r>
        <w:rPr/>
        <w:t xml:space="preserve"> A typical weighted-association module contains </w:t>
      </w:r>
      <w:r>
        <w:rPr>
          <w:rFonts w:ascii="Consolas" w:hAnsi="Consolas"/>
        </w:rPr>
        <w:t>weights.parquet</w:t>
      </w:r>
      <w:r>
        <w:rPr/>
        <w:t xml:space="preserve">, with accompanying </w:t>
      </w:r>
      <w:r>
        <w:rPr>
          <w:rFonts w:ascii="Consolas" w:hAnsi="Consolas"/>
        </w:rPr>
        <w:t>annotations.parquet</w:t>
      </w:r>
      <w:r>
        <w:rPr/>
        <w:t xml:space="preserve"> and </w:t>
      </w:r>
      <w:r>
        <w:rPr>
          <w:rFonts w:ascii="Consolas" w:hAnsi="Consolas"/>
        </w:rPr>
        <w:t>studies.parquet</w:t>
      </w:r>
      <w:r>
        <w:rPr/>
        <w:t xml:space="preserve"> when available; other module families can use different primary tables.</w:t>
      </w:r>
      <w:r>
        <w:rPr/>
        <w:t xml:space="preserve"> Existing Parquet modules can be discovered and used without supplying YAML/CSV authoring files or recompiling them.</w:t>
      </w:r>
    </w:p>
    <w:p>
      <w:r>
        <w:rPr/>
        <w:t xml:space="preserve">The </w:t>
      </w:r>
      <w:r>
        <w:rPr>
          <w:rFonts w:ascii="Consolas" w:hAnsi="Consolas"/>
        </w:rPr>
        <w:t>just-dna-format</w:t>
      </w:r>
      <w:r>
        <w:rPr/>
        <w:t xml:space="preserve"> library defines the authored specification and the manifest, integrity, and versioning contract for compiled artifacts.</w:t>
      </w:r>
      <w:r>
        <w:rPr/>
        <w:t xml:space="preserve"> When a published module supplies a manifest, discovery uses its declared artifact files.</w:t>
      </w:r>
      <w:r>
        <w:rPr/>
        <w:t xml:space="preserve"> For older Parquet modules without a manifest, the loader discovers the available tables directly.</w:t>
      </w:r>
    </w:p>
    <w:p>
      <w:r>
        <w:rPr/>
        <w:t xml:space="preserve">For researchers creating new modules, a separate authoring route accepts </w:t>
      </w:r>
      <w:r>
        <w:rPr>
          <w:rFonts w:ascii="Consolas" w:hAnsi="Consolas"/>
        </w:rPr>
        <w:t>module_spec.yaml</w:t>
      </w:r>
      <w:r>
        <w:rPr/>
        <w:t xml:space="preserve"> and CSV tables such as </w:t>
      </w:r>
      <w:r>
        <w:rPr>
          <w:rFonts w:ascii="Consolas" w:hAnsi="Consolas"/>
        </w:rPr>
        <w:t>variants.csv</w:t>
      </w:r>
      <w:r>
        <w:rPr/>
        <w:t xml:space="preserve"> and </w:t>
      </w:r>
      <w:r>
        <w:rPr>
          <w:rFonts w:ascii="Consolas" w:hAnsi="Consolas"/>
        </w:rPr>
        <w:t>studies.csv</w:t>
      </w:r>
      <w:r>
        <w:rPr/>
        <w:t>.</w:t>
      </w:r>
      <w:r>
        <w:rPr/>
        <w:t xml:space="preserve"> The </w:t>
      </w:r>
      <w:r>
        <w:rPr>
          <w:rFonts w:ascii="Consolas" w:hAnsi="Consolas"/>
        </w:rPr>
        <w:t>just-dna-compiler</w:t>
      </w:r>
      <w:r>
        <w:rPr/>
        <w:t xml:space="preserve"> library validates and compiles these specifications into Parquet artifacts and a manifest during custom-module registration.</w:t>
      </w:r>
      <w:r>
        <w:rPr/>
        <w:t xml:space="preserve"> Documentation and thumbnails may accompany the module.</w:t>
      </w:r>
      <w:r>
        <w:rPr/>
        <w:t xml:space="preserve"> This route lets authors prepare annotation content without writing Python; it does not make CSV the runtime format or a requirement for using existing Parquet modules.</w:t>
      </w:r>
    </w:p>
    <w:p>
      <w:r>
        <w:rPr/>
        <w:t xml:space="preserve">Module discovery uses sources configured in </w:t>
      </w:r>
      <w:r>
        <w:rPr>
          <w:rFonts w:ascii="Consolas" w:hAnsi="Consolas"/>
        </w:rPr>
        <w:t>modules.yaml</w:t>
      </w:r>
      <w:r>
        <w:rPr/>
        <w:t>, with repository defaults and a local working copy for runtime changes.</w:t>
      </w:r>
      <w:r>
        <w:rPr/>
        <w:t xml:space="preserve"> Sources may include Hugging Face datasets, GitHub repositories, HTTP/HTTPS servers, cloud storage, or local paths accessible through fsspec.</w:t>
      </w:r>
      <w:r>
        <w:rPr/>
        <w:t xml:space="preserve"> The loader detects single modules and collections, and configuration can override display metadata without changing an artifact.</w:t>
      </w:r>
      <w:r>
        <w:rPr/>
        <w:t xml:space="preserve"> The </w:t>
      </w:r>
      <w:r>
        <w:rPr>
          <w:rFonts w:ascii="Consolas" w:hAnsi="Consolas"/>
        </w:rPr>
        <w:t>just-dna-registry</w:t>
      </w:r>
      <w:r>
        <w:rPr/>
        <w:t xml:space="preserve"> service provides a catalogue for browsing and retrieving versioned modules.</w:t>
      </w:r>
      <w:r>
        <w:rPr/>
        <w:t xml:space="preserve"> Artifact manifests provide identity and integrity information; integrity verification establishes that downloaded content matches the recorded artifact, not that its scientific claims are correct.</w:t>
      </w:r>
    </w:p>
    <w:p>
      <w:pPr>
        <w:pStyle w:val="Heading2"/>
      </w:pPr>
      <w:r>
        <w:rPr>
          <w:b/>
        </w:rPr>
        <w:t>2.3 Web Interface and Self-Exploration</w:t>
      </w:r>
    </w:p>
    <w:p>
      <w:r>
        <w:rPr/>
        <w:t>The web interface is built with Reflex, a Python framework that compiles to React; the entire UI is written in Python, with no JavaScript required.</w:t>
      </w:r>
      <w:r>
        <w:rPr/>
        <w:t xml:space="preserve"> The interface </w:t>
      </w:r>
      <w:commentRangeStart w:id="28"/>
      <w:ins w:id="140" w:author="Prose edit" w:date="2026-10-24T23:58:41Z">
        <w:r>
          <w:rPr/>
          <w:t xml:space="preserve">(Figure 1) </w:t>
        </w:r>
      </w:ins>
      <w:commentRangeEnd w:id="28"/>
      <w:r>
        <w:rPr>
          <w:rStyle w:val="CommentReference"/>
        </w:rPr>
        <w:commentReference w:id="28"/>
      </w:r>
      <w:r>
        <w:rPr/>
        <w:t>provides file management (upload VCFs, select modules, launch annotation), module selection (browse modules, toggle Ensembl annotation), a results preview (sortable, filterable data grid in the browser), report download (</w:t>
      </w:r>
      <w:commentRangeStart w:id="29"/>
      <w:del w:id="141" w:author="Prose edit" w:date="2026-10-24T23:58:41Z">
        <w:r>
          <w:rPr/>
          <w:delText>PDF/</w:delText>
        </w:r>
      </w:del>
      <w:commentRangeEnd w:id="29"/>
      <w:r>
        <w:rPr>
          <w:rStyle w:val="CommentReference"/>
        </w:rPr>
        <w:commentReference w:id="29"/>
      </w:r>
      <w:r>
        <w:rPr/>
        <w:t>HTML per module), and self-exploration.</w:t>
      </w:r>
      <w:r>
        <w:rPr/>
        <w:t xml:space="preserve"> Even without selecting a specific module, users can browse their full variant table with sorting, filtering, and search; when Ensembl annotation is enabled, the table is cross-referenced against Ensembl for clinical significance labels, consequence types, and known phenotype associations.</w:t>
      </w:r>
      <w:r>
        <w:rPr/>
        <w:t xml:space="preserve"> All data can be exported as Parquet for downstream analysis in Python, R, DuckDB, or any Arrow-compatible tool.</w:t>
      </w:r>
    </w:p>
    <w:p>
      <w:r>
        <w:rPr>
          <w:b/>
        </w:rPr>
        <w:t>Figure 1.</w:t>
      </w:r>
      <w:commentRangeStart w:id="95"/>
      <w:commentRangeStart w:id="96"/>
      <w:r>
        <w:rPr/>
        <w:t xml:space="preserve"> The Just-DNA-Lite </w:t>
      </w:r>
      <w:commentRangeStart w:id="30"/>
      <w:commentRangeStart w:id="31"/>
      <w:del w:id="142" w:author="Figures and tables" w:date="2026-10-24T23:58:41Z">
        <w:r>
          <w:rPr/>
          <w:delText>web</w:delText>
        </w:r>
      </w:del>
      <w:ins w:id="143" w:author="Figures and tables" w:date="2026-10-24T23:58:41Z">
        <w:r>
          <w:rPr/>
          <w:t>annotation</w:t>
        </w:r>
      </w:ins>
      <w:r>
        <w:rPr/>
        <w:t xml:space="preserve"> </w:t>
      </w:r>
      <w:del w:id="144" w:author="Figures and tables" w:date="2026-10-24T23:58:41Z">
        <w:r>
          <w:rPr/>
          <w:delText>interface</w:delText>
        </w:r>
      </w:del>
      <w:ins w:id="145" w:author="Figures and tables" w:date="2026-10-24T23:58:41Z">
        <w:r>
          <w:rPr/>
          <w:t>workspace.</w:t>
        </w:r>
      </w:ins>
      <w:r>
        <w:rPr/>
        <w:t xml:space="preserve"> </w:t>
      </w:r>
      <w:del w:id="146" w:author="Figures and tables" w:date="2026-10-24T23:58:41Z">
        <w:r>
          <w:rPr/>
          <w:delText>showing</w:delText>
        </w:r>
      </w:del>
      <w:ins w:id="147" w:author="Figures and tables" w:date="2026-10-24T23:58:41Z">
        <w:r>
          <w:rPr/>
          <w:t>Numbered callouts, added for this figure, mark (1)</w:t>
        </w:r>
      </w:ins>
      <w:r>
        <w:rPr/>
        <w:t xml:space="preserve"> the </w:t>
      </w:r>
      <w:del w:id="148" w:author="Figures and tables" w:date="2026-10-24T23:58:41Z">
        <w:r>
          <w:rPr/>
          <w:delText>annotation</w:delText>
        </w:r>
      </w:del>
      <w:ins w:id="149" w:author="Figures and tables" w:date="2026-10-24T23:58:41Z">
        <w:r>
          <w:rPr/>
          <w:t>upload</w:t>
        </w:r>
      </w:ins>
      <w:r>
        <w:rPr/>
        <w:t xml:space="preserve"> </w:t>
      </w:r>
      <w:del w:id="150" w:author="Figures and tables" w:date="2026-10-24T23:58:41Z">
        <w:r>
          <w:rPr/>
          <w:delText>results</w:delText>
        </w:r>
      </w:del>
      <w:ins w:id="151" w:author="Figures and tables" w:date="2026-10-24T23:58:41Z">
        <w:r>
          <w:rPr/>
          <w:t>of</w:t>
        </w:r>
      </w:ins>
      <w:r>
        <w:rPr/>
        <w:t xml:space="preserve"> </w:t>
      </w:r>
      <w:del w:id="152" w:author="Figures and tables" w:date="2026-10-24T23:58:41Z">
        <w:r>
          <w:rPr/>
          <w:delText>view</w:delText>
        </w:r>
      </w:del>
      <w:commentRangeEnd w:id="96"/>
      <w:r>
        <w:rPr>
          <w:rStyle w:val="CommentReference"/>
        </w:rPr>
        <w:commentReference w:id="96"/>
      </w:r>
      <w:ins w:id="153" w:author="Figures and tables" w:date="2026-10-24T23:58:41Z">
        <w:r>
          <w:rPr/>
          <w:t>a</w:t>
        </w:r>
      </w:ins>
      <w:r>
        <w:rPr/>
        <w:t xml:space="preserve"> </w:t>
      </w:r>
      <w:del w:id="154" w:author="Figures and tables" w:date="2026-10-24T23:58:41Z">
        <w:r>
          <w:rPr/>
          <w:delText>with</w:delText>
        </w:r>
      </w:del>
      <w:ins w:id="155" w:author="Figures and tables" w:date="2026-10-24T23:58:41Z">
        <w:r>
          <w:rPr/>
          <w:t>genome</w:t>
        </w:r>
      </w:ins>
      <w:r>
        <w:rPr/>
        <w:t xml:space="preserve"> </w:t>
      </w:r>
      <w:del w:id="156" w:author="Figures and tables" w:date="2026-10-24T23:58:41Z">
        <w:r>
          <w:rPr/>
          <w:delText>module</w:delText>
        </w:r>
      </w:del>
      <w:ins w:id="157" w:author="Figures and tables" w:date="2026-10-24T23:58:41Z">
        <w:r>
          <w:rPr/>
          <w:t>VCF</w:t>
        </w:r>
      </w:ins>
      <w:r>
        <w:rPr/>
        <w:t xml:space="preserve"> </w:t>
      </w:r>
      <w:del w:id="158" w:author="Figures and tables" w:date="2026-10-24T23:58:41Z">
        <w:r>
          <w:rPr/>
          <w:delText>selection</w:delText>
        </w:r>
      </w:del>
      <w:ins w:id="159" w:author="Figures and tables" w:date="2026-10-24T23:58:41Z">
        <w:r>
          <w:rPr/>
          <w:t>file</w:t>
        </w:r>
      </w:ins>
      <w:r>
        <w:rPr/>
        <w:t xml:space="preserve">, </w:t>
      </w:r>
      <w:del w:id="160" w:author="Figures and tables" w:date="2026-10-24T23:58:41Z">
        <w:r>
          <w:rPr/>
          <w:delText>variant</w:delText>
        </w:r>
      </w:del>
      <w:ins w:id="161" w:author="Figures and tables" w:date="2026-10-24T23:58:41Z">
        <w:r>
          <w:rPr/>
          <w:t>(2) the preview of the normalized VCF, which can be sorted and filtered, (3) the list of uploaded samples, (4) the outputs, where</w:t>
        </w:r>
      </w:ins>
      <w:r>
        <w:rPr/>
        <w:t xml:space="preserve"> data </w:t>
      </w:r>
      <w:del w:id="162" w:author="Figures and tables" w:date="2026-10-24T23:58:41Z">
        <w:r>
          <w:rPr/>
          <w:delText>grid</w:delText>
        </w:r>
      </w:del>
      <w:ins w:id="163" w:author="Figures and tables" w:date="2026-10-24T23:58:41Z">
        <w:r>
          <w:rPr/>
          <w:t>files, reports and polygenic scores are viewed or downloaded</w:t>
        </w:r>
      </w:ins>
      <w:r>
        <w:rPr/>
        <w:t xml:space="preserve">, and </w:t>
      </w:r>
      <w:del w:id="164" w:author="Figures and tables" w:date="2026-10-24T23:58:41Z">
        <w:r>
          <w:rPr/>
          <w:delText>report</w:delText>
        </w:r>
      </w:del>
      <w:ins w:id="165" w:author="Figures and tables" w:date="2026-10-24T23:58:41Z">
        <w:r>
          <w:rPr/>
          <w:t>(5)</w:t>
        </w:r>
      </w:ins>
      <w:r>
        <w:rPr/>
        <w:t xml:space="preserve"> </w:t>
      </w:r>
      <w:del w:id="166" w:author="Figures and tables" w:date="2026-10-24T23:58:41Z">
        <w:r>
          <w:rPr/>
          <w:delText>download</w:delText>
        </w:r>
      </w:del>
      <w:ins w:id="167" w:author="Figures and tables" w:date="2026-10-24T23:58:41Z">
        <w:r>
          <w:rPr/>
          <w:t>the</w:t>
        </w:r>
      </w:ins>
      <w:r>
        <w:rPr/>
        <w:t xml:space="preserve"> </w:t>
      </w:r>
      <w:del w:id="168" w:author="Figures and tables" w:date="2026-10-24T23:58:41Z">
        <w:r>
          <w:rPr/>
          <w:delText>options</w:delText>
        </w:r>
      </w:del>
      <w:ins w:id="169" w:author="Figures and tables" w:date="2026-10-24T23:58:41Z">
        <w:r>
          <w:rPr/>
          <w:t>choice of annotation modules for a new analysis</w:t>
        </w:r>
      </w:ins>
      <w:commentRangeEnd w:id="31"/>
      <w:r>
        <w:rPr>
          <w:rStyle w:val="CommentReference"/>
        </w:rPr>
        <w:commentReference w:id="31"/>
      </w:r>
      <w:commentRangeEnd w:id="30"/>
      <w:r>
        <w:rPr>
          <w:rStyle w:val="CommentReference"/>
        </w:rPr>
        <w:commentReference w:id="30"/>
      </w:r>
      <w:r>
        <w:rPr/>
        <w:t>.</w:t>
      </w:r>
      <w:commentRangeEnd w:id="95"/>
      <w:r>
        <w:rPr>
          <w:rStyle w:val="CommentReference"/>
        </w:rPr>
        <w:commentReference w:id="95"/>
      </w:r>
    </w:p>
    <w:p>
      <w:pPr>
        <w:pStyle w:val="Heading2"/>
      </w:pPr>
      <w:r>
        <w:rPr>
          <w:b/>
        </w:rPr>
        <w:t>2.4 Performance Characteristics</w:t>
      </w:r>
    </w:p>
    <w:p>
      <w:commentRangeStart w:id="120"/>
      <w:r>
        <w:rPr/>
        <w:t xml:space="preserve">Consistent with the "runs on a laptop" principle, Just-DNA-Lite prioritizes memory efficiency over raw throughput: peak RAM stays low enough for a personal computer, and </w:t>
      </w:r>
      <w:commentRangeStart w:id="32"/>
      <w:ins w:id="170" w:author="Prose edit" w:date="2026-10-24T23:58:41Z">
        <w:r>
          <w:rPr/>
          <w:t xml:space="preserve">on the benchmark workstation (Table 4) </w:t>
        </w:r>
      </w:ins>
      <w:r>
        <w:rPr/>
        <w:t xml:space="preserve">warm-run annotation of a whole genome </w:t>
      </w:r>
      <w:del w:id="171" w:author="Prose edit" w:date="2026-10-24T23:58:41Z">
        <w:r>
          <w:rPr/>
          <w:delText>completes</w:delText>
        </w:r>
      </w:del>
      <w:ins w:id="172" w:author="Prose edit" w:date="2026-10-24T23:58:41Z">
        <w:r>
          <w:rPr/>
          <w:t>completed</w:t>
        </w:r>
      </w:ins>
      <w:commentRangeEnd w:id="32"/>
      <w:r>
        <w:rPr>
          <w:rStyle w:val="CommentReference"/>
        </w:rPr>
        <w:commentReference w:id="32"/>
      </w:r>
      <w:r>
        <w:rPr/>
        <w:t xml:space="preserve"> in tens of seconds.</w:t>
      </w:r>
      <w:commentRangeEnd w:id="120"/>
      <w:r>
        <w:rPr>
          <w:rStyle w:val="CommentReference"/>
        </w:rPr>
        <w:commentReference w:id="120"/>
      </w:r>
      <w:r>
        <w:rPr/>
        <w:t xml:space="preserve"> Section 5.1 presents the detailed speed and memory benchmarks, including the comparison against the Generation I OakVar-based system.</w:t>
      </w:r>
    </w:p>
    <w:p>
      <w:pPr>
        <w:pStyle w:val="Heading1"/>
      </w:pPr>
      <w:r>
        <w:rPr>
          <w:b/>
        </w:rPr>
        <w:t>3.</w:t>
      </w:r>
      <w:r>
        <w:rPr>
          <w:b/>
        </w:rPr>
        <w:t xml:space="preserve"> Annotation Modules and Polygenic Scoring</w:t>
      </w:r>
    </w:p>
    <w:p>
      <w:r>
        <w:rPr/>
        <w:t>Just-DNA-Lite ships with a set of expert-curated annotation modules developed by geneticist Olga Borysova, illustrating the platform's module system across several trait domains.</w:t>
      </w:r>
      <w:r>
        <w:rPr/>
        <w:t xml:space="preserve"> These modules are the default set</w:t>
      </w:r>
      <w:commentRangeStart w:id="33"/>
      <w:ins w:id="173" w:author="Prose edit" w:date="2026-10-24T23:58:41Z">
        <w:r>
          <w:rPr/>
          <w:t xml:space="preserve"> (Table 1)</w:t>
        </w:r>
      </w:ins>
      <w:commentRangeEnd w:id="33"/>
      <w:r>
        <w:rPr>
          <w:rStyle w:val="CommentReference"/>
        </w:rPr>
        <w:commentReference w:id="33"/>
      </w:r>
      <w:r>
        <w:rPr/>
        <w:t xml:space="preserve">; the platform is designed so that users, researchers within the ROGEN consortium, and the broader community can </w:t>
      </w:r>
      <w:commentRangeStart w:id="34"/>
      <w:del w:id="174" w:author="Prose edit" w:date="2026-10-24T23:58:41Z">
        <w:r>
          <w:rPr/>
          <w:delText xml:space="preserve">easily </w:delText>
        </w:r>
      </w:del>
      <w:r>
        <w:rPr/>
        <w:t>add their own modules</w:t>
      </w:r>
      <w:ins w:id="175" w:author="Prose edit" w:date="2026-10-24T23:58:41Z">
        <w:r>
          <w:rPr/>
          <w:t xml:space="preserve"> without writing code</w:t>
        </w:r>
      </w:ins>
      <w:commentRangeEnd w:id="34"/>
      <w:r>
        <w:rPr>
          <w:rStyle w:val="CommentReference"/>
        </w:rPr>
        <w:commentReference w:id="34"/>
      </w:r>
      <w:r>
        <w:rPr/>
        <w:t>, either by hand or with AI assistance (Section 4).</w:t>
      </w:r>
      <w:r>
        <w:rPr/>
        <w:t xml:space="preserve"> The modules annotate user variants against published variant-trait association databases; they do not perform clinical interpretation or generate diagnoses.</w:t>
      </w:r>
    </w:p>
    <w:p>
      <w:r>
        <w:rPr/>
        <w:t>These default modules originate in the first generation of the platform, the OakVar-based Just-DNA-Seq (Kulaga et al., 2024).</w:t>
      </w:r>
      <w:r>
        <w:rPr/>
        <w:t xml:space="preserve"> That system was built around longevity and longevity-associated traits, which is why the default set centres on that domain; for the second generation we ported most modules largely unchanged, to serve as worked examples of the no-code module format rather than as a definitive trait catalogue.</w:t>
      </w:r>
    </w:p>
    <w:p>
      <w:commentRangeStart w:id="110"/>
      <w:r>
        <w:rPr>
          <w:b/>
        </w:rPr>
        <w:t>Table 1.</w:t>
      </w:r>
      <w:r>
        <w:rPr/>
        <w:t xml:space="preserve"> Default annotation modules shipped with Just-DNA-Lite.</w:t>
      </w:r>
      <w:commentRangeEnd w:id="110"/>
      <w:r>
        <w:rPr>
          <w:rStyle w:val="CommentReference"/>
        </w:rPr>
        <w:commentReference w:id="110"/>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Description</w:t>
            </w:r>
          </w:p>
        </w:tc>
        <w:tc>
          <w:tcPr>
            <w:tcW w:type="dxa" w:w="2880"/>
          </w:tcPr>
          <w:p>
            <w:r>
              <w:rPr>
                <w:b/>
              </w:rPr>
              <w:t>Curator</w:t>
            </w:r>
          </w:p>
        </w:tc>
      </w:tr>
      <w:tr>
        <w:tc>
          <w:tcPr>
            <w:tcW w:type="dxa" w:w="2880"/>
          </w:tcPr>
          <w:p>
            <w:r>
              <w:rPr/>
              <w:t>Longevity Map</w:t>
            </w:r>
          </w:p>
        </w:tc>
        <w:tc>
          <w:tcPr>
            <w:tcW w:type="dxa" w:w="2880"/>
          </w:tcPr>
          <w:p>
            <w:r>
              <w:rPr/>
              <w:t>Variant-trait associations from the LongevityMap database</w:t>
            </w:r>
          </w:p>
        </w:tc>
        <w:tc>
          <w:tcPr>
            <w:tcW w:type="dxa" w:w="2880"/>
          </w:tcPr>
          <w:p>
            <w:r>
              <w:rPr/>
              <w:t>Expert (Olga Borysova)</w:t>
            </w:r>
          </w:p>
        </w:tc>
      </w:tr>
      <w:tr>
        <w:tc>
          <w:tcPr>
            <w:tcW w:type="dxa" w:w="2880"/>
          </w:tcPr>
          <w:p>
            <w:r>
              <w:rPr/>
              <w:t>Coronary Artery Disease</w:t>
            </w:r>
          </w:p>
        </w:tc>
        <w:tc>
          <w:tcPr>
            <w:tcW w:type="dxa" w:w="2880"/>
          </w:tcPr>
          <w:p>
            <w:r>
              <w:rPr/>
              <w:t>Variants associated with cardiovascular traits from GWAS literature</w:t>
            </w:r>
          </w:p>
        </w:tc>
        <w:tc>
          <w:tcPr>
            <w:tcW w:type="dxa" w:w="2880"/>
          </w:tcPr>
          <w:p>
            <w:r>
              <w:rPr/>
              <w:t>Expert</w:t>
            </w:r>
          </w:p>
        </w:tc>
      </w:tr>
      <w:tr>
        <w:tc>
          <w:tcPr>
            <w:tcW w:type="dxa" w:w="2880"/>
          </w:tcPr>
          <w:p>
            <w:r>
              <w:rPr/>
              <w:t>Lipid Metabolism</w:t>
            </w:r>
          </w:p>
        </w:tc>
        <w:tc>
          <w:tcPr>
            <w:tcW w:type="dxa" w:w="2880"/>
          </w:tcPr>
          <w:p>
            <w:r>
              <w:rPr/>
              <w:t>Variants associated with lipid metabolism traits</w:t>
            </w:r>
          </w:p>
        </w:tc>
        <w:tc>
          <w:tcPr>
            <w:tcW w:type="dxa" w:w="2880"/>
          </w:tcPr>
          <w:p>
            <w:r>
              <w:rPr/>
              <w:t>Expert</w:t>
            </w:r>
          </w:p>
        </w:tc>
      </w:tr>
      <w:tr>
        <w:tc>
          <w:tcPr>
            <w:tcW w:type="dxa" w:w="2880"/>
          </w:tcPr>
          <w:p>
            <w:r>
              <w:rPr/>
              <w:t>VO2 Max</w:t>
            </w:r>
          </w:p>
        </w:tc>
        <w:tc>
          <w:tcPr>
            <w:tcW w:type="dxa" w:w="2880"/>
          </w:tcPr>
          <w:p>
            <w:r>
              <w:rPr/>
              <w:t>Variants associated with oxygen uptake capacity from exercise genomics literature</w:t>
            </w:r>
          </w:p>
        </w:tc>
        <w:tc>
          <w:tcPr>
            <w:tcW w:type="dxa" w:w="2880"/>
          </w:tcPr>
          <w:p>
            <w:r>
              <w:rPr/>
              <w:t>Expert</w:t>
            </w:r>
          </w:p>
        </w:tc>
      </w:tr>
      <w:tr>
        <w:tc>
          <w:tcPr>
            <w:tcW w:type="dxa" w:w="2880"/>
          </w:tcPr>
          <w:p>
            <w:r>
              <w:rPr/>
              <w:t>Superhuman / Athletic Performance</w:t>
            </w:r>
          </w:p>
        </w:tc>
        <w:tc>
          <w:tcPr>
            <w:tcW w:type="dxa" w:w="2880"/>
          </w:tcPr>
          <w:p>
            <w:r>
              <w:rPr/>
              <w:t>Variants associated with elite athletic performance traits</w:t>
            </w:r>
          </w:p>
        </w:tc>
        <w:tc>
          <w:tcPr>
            <w:tcW w:type="dxa" w:w="2880"/>
          </w:tcPr>
          <w:p>
            <w:r>
              <w:rPr/>
              <w:t>Expert</w:t>
            </w:r>
          </w:p>
        </w:tc>
      </w:tr>
      <w:tr>
        <w:tc>
          <w:tcPr>
            <w:tcW w:type="dxa" w:w="2880"/>
          </w:tcPr>
          <w:p>
            <w:r>
              <w:rPr/>
              <w:t>Longevity Variants 2026</w:t>
            </w:r>
          </w:p>
        </w:tc>
        <w:tc>
          <w:tcPr>
            <w:tcW w:type="dxa" w:w="2880"/>
          </w:tcPr>
          <w:p>
            <w:r>
              <w:rPr/>
              <w:t>Variants from recent familial longevity and multimorbidity GWAS studies</w:t>
            </w:r>
          </w:p>
        </w:tc>
        <w:tc>
          <w:tcPr>
            <w:tcW w:type="dxa" w:w="2880"/>
          </w:tcPr>
          <w:p>
            <w:r>
              <w:rPr/>
              <w:t>AI-generated</w:t>
            </w:r>
          </w:p>
        </w:tc>
      </w:tr>
    </w:tbl>
    <w:p>
      <w:pPr>
        <w:pStyle w:val="Heading2"/>
      </w:pPr>
      <w:r>
        <w:rPr>
          <w:b/>
        </w:rPr>
        <w:t>3.1 Longevity Variants Module (example)</w:t>
      </w:r>
    </w:p>
    <w:p>
      <w:commentRangeStart w:id="100"/>
      <w:r>
        <w:rPr/>
        <w:t xml:space="preserve">The Longevity Variants module </w:t>
      </w:r>
      <w:commentRangeStart w:id="35"/>
      <w:ins w:id="176" w:author="Prose edit" w:date="2026-10-24T23:58:41Z">
        <w:r>
          <w:rPr/>
          <w:t xml:space="preserve">(listed as Longevity Map in Table 1) </w:t>
        </w:r>
      </w:ins>
      <w:commentRangeEnd w:id="35"/>
      <w:r>
        <w:rPr>
          <w:rStyle w:val="CommentReference"/>
        </w:rPr>
        <w:commentReference w:id="35"/>
      </w:r>
      <w:r>
        <w:rPr/>
        <w:t>illustrates how existing variant-trait association databases can be wrapped into the platform's no-code module format.</w:t>
      </w:r>
      <w:commentRangeEnd w:id="100"/>
      <w:r>
        <w:rPr>
          <w:rStyle w:val="CommentReference"/>
        </w:rPr>
        <w:commentReference w:id="100"/>
      </w:r>
      <w:r>
        <w:rPr/>
        <w:t xml:space="preserve"> It builds </w:t>
      </w:r>
      <w:commentRangeStart w:id="36"/>
      <w:del w:id="177" w:author="Prose edit" w:date="2026-10-24T23:58:41Z">
        <w:r>
          <w:rPr/>
          <w:delText>upon</w:delText>
        </w:r>
      </w:del>
      <w:ins w:id="178" w:author="Prose edit" w:date="2026-10-24T23:58:41Z">
        <w:r>
          <w:rPr/>
          <w:t>on</w:t>
        </w:r>
      </w:ins>
      <w:commentRangeEnd w:id="36"/>
      <w:r>
        <w:rPr>
          <w:rStyle w:val="CommentReference"/>
        </w:rPr>
        <w:commentReference w:id="36"/>
      </w:r>
      <w:r>
        <w:rPr/>
        <w:t xml:space="preserve"> the LongevityMap database (Tacutu et al., 2017), </w:t>
      </w:r>
      <w:commentRangeStart w:id="37"/>
      <w:commentRangeStart w:id="154"/>
      <w:del w:id="179" w:author="Prose edit" w:date="2026-10-24T23:58:41Z">
        <w:r>
          <w:rPr/>
          <w:delText>which</w:delText>
        </w:r>
      </w:del>
      <w:ins w:id="180" w:author="Prose edit" w:date="2026-10-24T23:58:41Z">
        <w:r>
          <w:rPr/>
          <w:t>whose</w:t>
        </w:r>
      </w:ins>
      <w:r>
        <w:rPr/>
        <w:t xml:space="preserve"> </w:t>
      </w:r>
      <w:del w:id="181" w:author="Prose edit" w:date="2026-10-24T23:58:41Z">
        <w:r>
          <w:rPr/>
          <w:delText>contains</w:delText>
        </w:r>
      </w:del>
      <w:ins w:id="182" w:author="Prose edit" w:date="2026-10-24T23:58:41Z">
        <w:r>
          <w:rPr/>
          <w:t>2017 build lists</w:t>
        </w:r>
      </w:ins>
      <w:r>
        <w:rPr/>
        <w:t xml:space="preserve"> 3,144 </w:t>
      </w:r>
      <w:del w:id="183" w:author="Prose edit" w:date="2026-10-24T23:58:41Z">
        <w:r>
          <w:rPr/>
          <w:delText>variant-trait associations</w:delText>
        </w:r>
      </w:del>
      <w:ins w:id="184" w:author="Prose edit" w:date="2026-10-24T23:58:41Z">
        <w:r>
          <w:rPr/>
          <w:t>variants</w:t>
        </w:r>
      </w:ins>
      <w:r>
        <w:rPr/>
        <w:t xml:space="preserve"> in 884 genes</w:t>
      </w:r>
      <w:commentRangeEnd w:id="154"/>
      <w:r>
        <w:rPr>
          <w:rStyle w:val="CommentReference"/>
        </w:rPr>
        <w:commentReference w:id="154"/>
      </w:r>
      <w:ins w:id="185" w:author="Prose edit" w:date="2026-10-24T23:58:41Z">
        <w:r>
          <w:rPr/>
          <w:t xml:space="preserve"> from 550 entries of human association studies, including negative results</w:t>
        </w:r>
      </w:ins>
      <w:commentRangeEnd w:id="37"/>
      <w:r>
        <w:rPr>
          <w:rStyle w:val="CommentReference"/>
        </w:rPr>
        <w:commentReference w:id="37"/>
      </w:r>
      <w:r>
        <w:rPr/>
        <w:t>.</w:t>
      </w:r>
      <w:commentRangeStart w:id="111"/>
      <w:r>
        <w:rPr/>
        <w:t xml:space="preserve"> Our contribution here is not re-annotation or re-validation of these variants, but (1) curation and expansion with post-2017 literature, adding 50 new entries and editing 876 existing records; (2) assignment of weighted scores based on study quality, replication across populations, and statistical significance; and (3) pathway-based categorization for structured browsing.</w:t>
      </w:r>
      <w:commentRangeEnd w:id="111"/>
      <w:r>
        <w:rPr>
          <w:rStyle w:val="CommentReference"/>
        </w:rPr>
        <w:commentReference w:id="111"/>
      </w:r>
    </w:p>
    <w:p>
      <w:r>
        <w:rPr/>
        <w:t>The module's weighting scheme assigns two independent weight components whose product yields the displayed score.</w:t>
      </w:r>
      <w:r>
        <w:rPr/>
        <w:t xml:space="preserve"> The SNP weight (</w:t>
      </w:r>
      <w:r>
        <w:rPr>
          <w:i/>
        </w:rPr>
        <w:t>w</w:t>
      </w:r>
      <w:commentRangeStart w:id="134"/>
      <w:r>
        <w:rPr/>
        <w:t>_SNP) is an integrative parameter reflecting the strength of statistical evidence for a variant-trait association (number of independent significant studies, reported p-values, number of replicating populations).</w:t>
      </w:r>
      <w:commentRangeEnd w:id="134"/>
      <w:r>
        <w:rPr>
          <w:rStyle w:val="CommentReference"/>
        </w:rPr>
        <w:commentReference w:id="134"/>
      </w:r>
      <w:r>
        <w:rPr/>
        <w:t xml:space="preserve"> The genotype weight (</w:t>
      </w:r>
      <w:r>
        <w:rPr>
          <w:i/>
        </w:rPr>
        <w:t>w</w:t>
      </w:r>
      <w:commentRangeStart w:id="133"/>
      <w:r>
        <w:rPr/>
        <w:t>_genotype) captures the direction and magnitude of the reported association for a specific genotype: 0 for the reference genotype, ±0.5 or ±1.0 for heterozygous or homozygous carriers of the positively or negatively associated allele.</w:t>
      </w:r>
      <w:commentRangeEnd w:id="133"/>
      <w:r>
        <w:rPr>
          <w:rStyle w:val="CommentReference"/>
        </w:rPr>
        <w:commentReference w:id="133"/>
      </w:r>
      <w:r>
        <w:rPr/>
        <w:t xml:space="preserve"> The displayed score is </w:t>
      </w:r>
      <w:r>
        <w:rPr>
          <w:i/>
        </w:rPr>
        <w:t>W</w:t>
      </w:r>
      <w:r>
        <w:rPr/>
        <w:t xml:space="preserve">_display = </w:t>
      </w:r>
      <w:r>
        <w:rPr>
          <w:i/>
        </w:rPr>
        <w:t>w</w:t>
      </w:r>
      <w:r>
        <w:rPr/>
        <w:t xml:space="preserve">_SNP × </w:t>
      </w:r>
      <w:r>
        <w:rPr>
          <w:i/>
        </w:rPr>
        <w:t>w</w:t>
      </w:r>
      <w:r>
        <w:rPr/>
        <w:t>_genotype.</w:t>
      </w:r>
      <w:r>
        <w:rPr/>
        <w:t xml:space="preserve"> For structured browsing, variants are grouped into 12 functional pathway categories (lipid transfer, insulin/IGF-1 signalling, antioxidant defence, mitochondrial function, sirtuins, mTOR, tumour suppressors, renin-angiotensin system, heat-shock proteins, inflammation, genome maintenance, and other pathways).</w:t>
      </w:r>
      <w:commentRangeStart w:id="91"/>
      <w:r>
        <w:rPr/>
        <w:t xml:space="preserve"> This categorization demonstrates how the module format supports structured presentation of variant annotations without requiring code.</w:t>
      </w:r>
      <w:commentRangeEnd w:id="91"/>
      <w:r>
        <w:rPr>
          <w:rStyle w:val="CommentReference"/>
        </w:rPr>
        <w:commentReference w:id="91"/>
      </w:r>
    </w:p>
    <w:p>
      <w:r>
        <w:rPr>
          <w:b/>
        </w:rPr>
        <w:t>Figure 2.</w:t>
      </w:r>
      <w:commentRangeStart w:id="97"/>
      <w:r>
        <w:rPr/>
        <w:t xml:space="preserve"> Just-DNA-Lite UI: the Longevity Variants report, showing pathway categorization, the per-variant SNP table, and colour-coded weights.</w:t>
      </w:r>
      <w:commentRangeEnd w:id="97"/>
      <w:r>
        <w:rPr>
          <w:rStyle w:val="CommentReference"/>
        </w:rPr>
        <w:commentReference w:id="97"/>
      </w:r>
    </w:p>
    <w:p>
      <w:pPr>
        <w:pStyle w:val="Heading2"/>
      </w:pPr>
      <w:r>
        <w:rPr>
          <w:b/>
        </w:rPr>
        <w:t>3.2 Polygenic Risk Scores</w:t>
      </w:r>
    </w:p>
    <w:p>
      <w:commentRangeStart w:id="157"/>
      <w:r>
        <w:rPr/>
        <w:t>Polygenic risk scores (PRS) aggregate the effects of many common variants into a single weighted sum</w:t>
      </w:r>
      <w:commentRangeStart w:id="38"/>
      <w:commentRangeStart w:id="39"/>
      <w:ins w:id="186" w:author="Prose edit" w:date="2026-10-24T23:58:41Z">
        <w:r>
          <w:rPr/>
          <w:t xml:space="preserve"> (Lambert et al., 2021)</w:t>
        </w:r>
      </w:ins>
      <w:r>
        <w:rPr/>
        <w:t>, providing a population-relative measure for a given trait</w:t>
      </w:r>
      <w:commentRangeEnd w:id="157"/>
      <w:r>
        <w:rPr>
          <w:rStyle w:val="CommentReference"/>
        </w:rPr>
        <w:commentReference w:id="157"/>
      </w:r>
      <w:del w:id="187" w:author="Prose edit" w:date="2026-10-24T23:58:41Z">
        <w:r>
          <w:rPr/>
          <w:delText xml:space="preserve"> (Lambert et al., 2021)</w:delText>
        </w:r>
      </w:del>
      <w:commentRangeEnd w:id="39"/>
      <w:r>
        <w:rPr>
          <w:rStyle w:val="CommentReference"/>
        </w:rPr>
        <w:commentReference w:id="39"/>
      </w:r>
      <w:commentRangeEnd w:id="38"/>
      <w:r>
        <w:rPr>
          <w:rStyle w:val="CommentReference"/>
        </w:rPr>
        <w:commentReference w:id="38"/>
      </w:r>
      <w:r>
        <w:rPr/>
        <w:t>.</w:t>
      </w:r>
      <w:r>
        <w:rPr/>
        <w:t xml:space="preserve"> We developed the just-prs library (github.com/dna-seq/just-prs) as the PRS computation engine for Just-DNA-Lite.</w:t>
      </w:r>
      <w:r>
        <w:rPr/>
        <w:t xml:space="preserve"> Although it powers PRS inside the platform, just-prs is a self-contained, separable component: it can equally be used on its own as a Python library, a command-line tool, an MCP server and agent skill (Section 3.2.1), or as a lightweight standalone PRS web application.</w:t>
      </w:r>
      <w:r>
        <w:rPr/>
        <w:t xml:space="preserve"> just-prs provides access to all 5,000+ scoring files in the PGS Catalog.</w:t>
      </w:r>
    </w:p>
    <w:p>
      <w:commentRangeStart w:id="131"/>
      <w:commentRangeStart w:id="163"/>
      <w:r>
        <w:rPr/>
        <w:t>Unlike the Generation I approach, which used Monte Carlo sampling to estimate percentile distributions, just-prs uses precomputed percentile distributions derived from the 1000 Genomes Project phase 3 dataset</w:t>
      </w:r>
      <w:commentRangeEnd w:id="163"/>
      <w:r>
        <w:rPr>
          <w:rStyle w:val="CommentReference"/>
        </w:rPr>
        <w:commentReference w:id="163"/>
      </w:r>
      <w:commentRangeEnd w:id="131"/>
      <w:r>
        <w:rPr>
          <w:rStyle w:val="CommentReference"/>
        </w:rPr>
        <w:commentReference w:id="131"/>
      </w:r>
      <w:commentRangeStart w:id="40"/>
      <w:ins w:id="188" w:author="Prose edit" w:date="2026-10-24T23:58:41Z">
        <w:r>
          <w:rPr/>
          <w:t xml:space="preserve"> (The 1000 Genomes Project Consortium</w:t>
        </w:r>
      </w:ins>
      <w:r>
        <w:rPr/>
        <w:t xml:space="preserve">, </w:t>
      </w:r>
      <w:del w:id="189" w:author="Prose edit" w:date="2026-10-24T23:58:41Z">
        <w:r>
          <w:rPr/>
          <w:delText>against</w:delText>
        </w:r>
      </w:del>
      <w:ins w:id="190" w:author="Prose edit" w:date="2026-10-24T23:58:41Z">
        <w:r>
          <w:rPr/>
          <w:t>2015) for</w:t>
        </w:r>
      </w:ins>
      <w:r>
        <w:rPr/>
        <w:t xml:space="preserve"> five superpopulations</w:t>
      </w:r>
      <w:ins w:id="191" w:author="Prose edit" w:date="2026-10-24T23:58:41Z">
        <w:r>
          <w:rPr/>
          <w:t>: African</w:t>
        </w:r>
      </w:ins>
      <w:r>
        <w:rPr/>
        <w:t xml:space="preserve"> (AFR</w:t>
      </w:r>
      <w:ins w:id="192" w:author="Prose edit" w:date="2026-10-24T23:58:41Z">
        <w:r>
          <w:rPr/>
          <w:t>)</w:t>
        </w:r>
      </w:ins>
      <w:r>
        <w:rPr/>
        <w:t xml:space="preserve">, </w:t>
      </w:r>
      <w:ins w:id="193" w:author="Prose edit" w:date="2026-10-24T23:58:41Z">
        <w:r>
          <w:rPr/>
          <w:t>admixed American (</w:t>
        </w:r>
      </w:ins>
      <w:r>
        <w:rPr/>
        <w:t>AMR</w:t>
      </w:r>
      <w:ins w:id="194" w:author="Prose edit" w:date="2026-10-24T23:58:41Z">
        <w:r>
          <w:rPr/>
          <w:t>)</w:t>
        </w:r>
      </w:ins>
      <w:r>
        <w:rPr/>
        <w:t xml:space="preserve">, </w:t>
      </w:r>
      <w:ins w:id="195" w:author="Prose edit" w:date="2026-10-24T23:58:41Z">
        <w:r>
          <w:rPr/>
          <w:t>East Asian (</w:t>
        </w:r>
      </w:ins>
      <w:r>
        <w:rPr/>
        <w:t>EAS</w:t>
      </w:r>
      <w:ins w:id="196" w:author="Prose edit" w:date="2026-10-24T23:58:41Z">
        <w:r>
          <w:rPr/>
          <w:t>)</w:t>
        </w:r>
      </w:ins>
      <w:r>
        <w:rPr/>
        <w:t xml:space="preserve">, </w:t>
      </w:r>
      <w:ins w:id="197" w:author="Prose edit" w:date="2026-10-24T23:58:41Z">
        <w:r>
          <w:rPr/>
          <w:t>European (</w:t>
        </w:r>
      </w:ins>
      <w:r>
        <w:rPr/>
        <w:t>EUR</w:t>
      </w:r>
      <w:ins w:id="198" w:author="Prose edit" w:date="2026-10-24T23:58:41Z">
        <w:r>
          <w:rPr/>
          <w:t>)</w:t>
        </w:r>
      </w:ins>
      <w:r>
        <w:rPr/>
        <w:t xml:space="preserve">, </w:t>
      </w:r>
      <w:ins w:id="199" w:author="Prose edit" w:date="2026-10-24T23:58:41Z">
        <w:r>
          <w:rPr/>
          <w:t>and South Asian (</w:t>
        </w:r>
      </w:ins>
      <w:commentRangeEnd w:id="40"/>
      <w:r>
        <w:rPr>
          <w:rStyle w:val="CommentReference"/>
        </w:rPr>
        <w:commentReference w:id="40"/>
      </w:r>
      <w:r>
        <w:rPr/>
        <w:t>SAS).</w:t>
      </w:r>
      <w:r>
        <w:rPr/>
        <w:t xml:space="preserve"> </w:t>
      </w:r>
      <w:commentRangeStart w:id="41"/>
      <w:del w:id="200" w:author="Prose edit" w:date="2026-10-24T23:58:41Z">
        <w:r>
          <w:rPr/>
          <w:delText>Users select the</w:delText>
        </w:r>
      </w:del>
      <w:ins w:id="201" w:author="Prose edit" w:date="2026-10-24T23:58:41Z">
        <w:r>
          <w:rPr/>
          <w:t>The</w:t>
        </w:r>
      </w:ins>
      <w:r>
        <w:rPr/>
        <w:t xml:space="preserve"> reference population </w:t>
      </w:r>
      <w:del w:id="202" w:author="Prose edit" w:date="2026-10-24T23:58:41Z">
        <w:r>
          <w:rPr/>
          <w:delText>closest</w:delText>
        </w:r>
      </w:del>
      <w:ins w:id="203" w:author="Prose edit" w:date="2026-10-24T23:58:41Z">
        <w:r>
          <w:rPr/>
          <w:t>is</w:t>
        </w:r>
      </w:ins>
      <w:r>
        <w:rPr/>
        <w:t xml:space="preserve"> </w:t>
      </w:r>
      <w:del w:id="204" w:author="Prose edit" w:date="2026-10-24T23:58:41Z">
        <w:r>
          <w:rPr/>
          <w:delText>to</w:delText>
        </w:r>
      </w:del>
      <w:ins w:id="205" w:author="Prose edit" w:date="2026-10-24T23:58:41Z">
        <w:r>
          <w:rPr/>
          <w:t>preselected</w:t>
        </w:r>
      </w:ins>
      <w:r>
        <w:rPr/>
        <w:t xml:space="preserve"> </w:t>
      </w:r>
      <w:del w:id="206" w:author="Prose edit" w:date="2026-10-24T23:58:41Z">
        <w:r>
          <w:rPr/>
          <w:delText>their</w:delText>
        </w:r>
      </w:del>
      <w:ins w:id="207" w:author="Prose edit" w:date="2026-10-24T23:58:41Z">
        <w:r>
          <w:rPr/>
          <w:t>from the genetic</w:t>
        </w:r>
      </w:ins>
      <w:r>
        <w:rPr/>
        <w:t xml:space="preserve"> ancestry</w:t>
      </w:r>
      <w:ins w:id="208" w:author="Prose edit" w:date="2026-10-24T23:58:41Z">
        <w:r>
          <w:rPr/>
          <w:t xml:space="preserve"> inferred from the genome against the 1000 Genomes panel; users can change it</w:t>
        </w:r>
      </w:ins>
      <w:commentRangeEnd w:id="41"/>
      <w:r>
        <w:rPr>
          <w:rStyle w:val="CommentReference"/>
        </w:rPr>
        <w:commentReference w:id="41"/>
      </w:r>
      <w:r>
        <w:rPr/>
        <w:t>, and the percentile reflects their position within that distribution.</w:t>
      </w:r>
    </w:p>
    <w:p>
      <w:r>
        <w:rPr/>
        <w:t>just-prs provides two scoring engines: DuckDB (SQL-based, out-of-core scoring) and Polars (LazyFrame joins).</w:t>
      </w:r>
      <w:commentRangeStart w:id="127"/>
      <w:r>
        <w:rPr/>
        <w:t xml:space="preserve"> PLINK2 is used only as an external benchmark comparator to assess agreement with an established tool; it is not provided as a just-prs scoring engine.</w:t>
      </w:r>
      <w:commentRangeEnd w:id="127"/>
      <w:r>
        <w:rPr>
          <w:rStyle w:val="CommentReference"/>
        </w:rPr>
        <w:commentReference w:id="127"/>
      </w:r>
      <w:r>
        <w:rPr/>
        <w:t xml:space="preserve"> Section 5.2 reports runtime and numerical agreement.</w:t>
      </w:r>
      <w:r>
        <w:rPr/>
        <w:t xml:space="preserve"> In the web interface, users browse the PGS Catalog in a searchable grid, select scores, and click "Compute"; results show the score sum, matched-variant count, and percentile within the selected superpopulation.</w:t>
      </w:r>
    </w:p>
    <w:p>
      <w:r>
        <w:rPr/>
        <w:t>For variant-only whole-genome VCFs, just-prs offers optional reference-homozygote restoration.</w:t>
      </w:r>
      <w:r>
        <w:rPr/>
        <w:t xml:space="preserve"> A reference-allele dataset resolves otherwise unscorable absent loci, allowing them to contribute as homozygous reference when </w:t>
      </w:r>
      <w:commentRangeStart w:id="42"/>
      <w:del w:id="209" w:author="Prose edit" w:date="2026-10-24T23:58:41Z">
        <w:r>
          <w:rPr/>
          <w:delText xml:space="preserve">the user selects </w:delText>
        </w:r>
      </w:del>
      <w:r>
        <w:rPr/>
        <w:t>this mode</w:t>
      </w:r>
      <w:ins w:id="210" w:author="Prose edit" w:date="2026-10-24T23:58:41Z">
        <w:r>
          <w:rPr/>
          <w:t xml:space="preserve"> is on</w:t>
        </w:r>
      </w:ins>
      <w:commentRangeEnd w:id="42"/>
      <w:r>
        <w:rPr>
          <w:rStyle w:val="CommentReference"/>
        </w:rPr>
        <w:commentReference w:id="42"/>
      </w:r>
      <w:r>
        <w:rPr/>
        <w:t>.</w:t>
      </w:r>
      <w:r>
        <w:rPr/>
        <w:t xml:space="preserve"> This can increase scoring-file coverage for many scores, under the assumption that the absent loci were callable and homozygous reference.</w:t>
      </w:r>
      <w:r>
        <w:rPr/>
        <w:t xml:space="preserve"> </w:t>
      </w:r>
      <w:commentRangeStart w:id="43"/>
      <w:commentRangeStart w:id="106"/>
      <w:del w:id="211" w:author="Prose edit" w:date="2026-10-24T23:58:41Z">
        <w:r>
          <w:rPr/>
          <w:delText>Restoration</w:delText>
        </w:r>
      </w:del>
      <w:ins w:id="212" w:author="Prose edit" w:date="2026-10-24T23:58:41Z">
        <w:r>
          <w:rPr/>
          <w:t>just-prs leaves restoration off unless it</w:t>
        </w:r>
      </w:ins>
      <w:r>
        <w:rPr/>
        <w:t xml:space="preserve"> is </w:t>
      </w:r>
      <w:del w:id="213" w:author="Prose edit" w:date="2026-10-24T23:58:41Z">
        <w:r>
          <w:rPr/>
          <w:delText>off</w:delText>
        </w:r>
      </w:del>
      <w:ins w:id="214" w:author="Prose edit" w:date="2026-10-24T23:58:41Z">
        <w:r>
          <w:rPr/>
          <w:t>requested.</w:t>
        </w:r>
      </w:ins>
      <w:r>
        <w:rPr/>
        <w:t xml:space="preserve"> </w:t>
      </w:r>
      <w:del w:id="215" w:author="Prose edit" w:date="2026-10-24T23:58:41Z">
        <w:r>
          <w:rPr/>
          <w:delText>by</w:delText>
        </w:r>
      </w:del>
      <w:ins w:id="216" w:author="Prose edit" w:date="2026-10-24T23:58:41Z">
        <w:r>
          <w:rPr/>
          <w:t>The Just-DNA-Lite web interface requests it for every sample it classifies as whole-genome, the</w:t>
        </w:r>
      </w:ins>
      <w:r>
        <w:rPr/>
        <w:t xml:space="preserve"> default</w:t>
      </w:r>
      <w:del w:id="217" w:author="Prose edit" w:date="2026-10-24T23:58:41Z">
        <w:r>
          <w:rPr/>
          <w:delText>;</w:delText>
        </w:r>
      </w:del>
      <w:ins w:id="218" w:author="Prose edit" w:date="2026-10-24T23:58:41Z">
        <w:r>
          <w:rPr/>
          <w:t xml:space="preserve"> sample type, and switching a sample to array data turns</w:t>
        </w:r>
      </w:ins>
      <w:r>
        <w:rPr/>
        <w:t xml:space="preserve"> it</w:t>
      </w:r>
      <w:ins w:id="219" w:author="Prose edit" w:date="2026-10-24T23:58:41Z">
        <w:r>
          <w:rPr/>
          <w:t xml:space="preserve"> off.</w:t>
        </w:r>
      </w:ins>
      <w:ins w:id="220" w:author="Prose edit" w:date="2026-10-24T23:58:41Z">
        <w:r>
          <w:rPr/>
          <w:t xml:space="preserve"> Restoration</w:t>
        </w:r>
      </w:ins>
      <w:commentRangeEnd w:id="43"/>
      <w:r>
        <w:rPr>
          <w:rStyle w:val="CommentReference"/>
        </w:rPr>
        <w:commentReference w:id="43"/>
      </w:r>
      <w:r>
        <w:rPr/>
        <w:t xml:space="preserve"> is not applied to gVCF inputs, and array restoration is restricted to eligible chip positions with matching reference data.</w:t>
      </w:r>
      <w:commentRangeEnd w:id="106"/>
      <w:r>
        <w:rPr>
          <w:rStyle w:val="CommentReference"/>
        </w:rPr>
        <w:commentReference w:id="106"/>
      </w:r>
    </w:p>
    <w:p>
      <w:r>
        <w:rPr/>
        <w:t xml:space="preserve">The </w:t>
      </w:r>
      <w:commentRangeStart w:id="44"/>
      <w:ins w:id="221" w:author="Prose edit" w:date="2026-10-24T23:58:41Z">
        <w:r>
          <w:rPr/>
          <w:t xml:space="preserve">experimental </w:t>
        </w:r>
      </w:ins>
      <w:commentRangeEnd w:id="44"/>
      <w:r>
        <w:rPr>
          <w:rStyle w:val="CommentReference"/>
        </w:rPr>
        <w:commentReference w:id="44"/>
      </w:r>
      <w:commentRangeStart w:id="139"/>
      <w:r>
        <w:rPr/>
        <w:t>consumer-array workflow accepts formats such as 23andMe and AncestryDNA and uses precomputed linkage disequilibrium (LD) proxy tables to estimate untyped scoring variants from typed proxies where suitable tables are available.</w:t>
      </w:r>
      <w:commentRangeEnd w:id="139"/>
      <w:r>
        <w:rPr>
          <w:rStyle w:val="CommentReference"/>
        </w:rPr>
        <w:commentReference w:id="139"/>
      </w:r>
      <w:r>
        <w:rPr/>
        <w:t xml:space="preserve"> LD-based estimation and reference-homozygote restoration address different sources of missingness: the former uses correlations between loci, while the latter assigns reference genotypes to eligible absent loci.</w:t>
      </w:r>
      <w:r>
        <w:rPr/>
        <w:t xml:space="preserve"> Coverage and the assumptions used to recover missing information remain part of the result's interpretation.</w:t>
      </w:r>
    </w:p>
    <w:p>
      <w:r>
        <w:rPr>
          <w:b/>
        </w:rPr>
        <w:t>Figure 3.</w:t>
      </w:r>
      <w:r>
        <w:rPr>
          <w:b/>
        </w:rPr>
        <w:t xml:space="preserve"> PRS results in Just-DNA-Lite (just-prs trait view).</w:t>
      </w:r>
      <w:commentRangeStart w:id="98"/>
      <w:r>
        <w:rPr/>
        <w:t xml:space="preserve"> For a selected trait, all associated PGS Catalog models are computed and shown together as a consensus distribution with the user's percentile against a 1000 Genomes reference population, alongside per-model variant match rates and quality tiers.</w:t>
      </w:r>
      <w:commentRangeEnd w:id="98"/>
      <w:r>
        <w:rPr>
          <w:rStyle w:val="CommentReference"/>
        </w:rPr>
        <w:commentReference w:id="98"/>
      </w:r>
      <w:r>
        <w:rPr/>
        <w:t xml:space="preserve"> Showing the models together, including where they disagree, is deliberate (see Section 6.3).</w:t>
      </w:r>
    </w:p>
    <w:p>
      <w:r>
        <w:rPr/>
        <w:t>&lt;!-- AUTHOR TODO: Replace the existing images/just_prs_trait_consensus.jpg with a current screenshot for Figure 3.</w:t>
      </w:r>
      <w:r>
        <w:rPr/>
        <w:t xml:space="preserve"> The existing image shows an absolute-risk percentage for intelligence and inconsistent quality labels.</w:t>
      </w:r>
      <w:r>
        <w:rPr/>
        <w:t xml:space="preserve"> Capture a current trait view with the reference population, model IDs, coverage, and settings visible, then embed it here and align the caption with the final image.</w:t>
      </w:r>
      <w:r>
        <w:rPr/>
        <w:t xml:space="preserve"> --&gt;</w:t>
      </w:r>
    </w:p>
    <w:p>
      <w:pPr>
        <w:pStyle w:val="Heading2"/>
      </w:pPr>
      <w:r>
        <w:rPr>
          <w:b/>
        </w:rPr>
        <w:t>3.2.1 Standalone PRS Use and MCP Access</w:t>
      </w:r>
    </w:p>
    <w:p>
      <w:commentRangeStart w:id="45"/>
      <w:commentRangeStart w:id="92"/>
      <w:del w:id="222" w:author="Deslop" w:date="2026-10-24T23:58:41Z">
        <w:r>
          <w:rPr/>
          <w:delText>just-prs is both a component of Just-DNA-Lite and an independent tool.</w:delText>
        </w:r>
      </w:del>
      <w:commentRangeEnd w:id="92"/>
      <w:r>
        <w:rPr>
          <w:rStyle w:val="CommentReference"/>
        </w:rPr>
        <w:commentReference w:id="92"/>
      </w:r>
      <w:del w:id="223" w:author="Deslop" w:date="2026-10-24T23:58:41Z">
        <w:r>
          <w:rPr/>
          <w:delText xml:space="preserve"> </w:delText>
        </w:r>
      </w:del>
      <w:r>
        <w:rPr/>
        <w:t xml:space="preserve">Users who only want polygenic scores can use </w:t>
      </w:r>
      <w:del w:id="224" w:author="Deslop" w:date="2026-10-24T23:58:41Z">
        <w:r>
          <w:rPr/>
          <w:delText>its</w:delText>
        </w:r>
      </w:del>
      <w:ins w:id="225" w:author="Deslop" w:date="2026-10-24T23:58:41Z">
        <w:r>
          <w:rPr/>
          <w:t>the just-prs</w:t>
        </w:r>
      </w:ins>
      <w:commentRangeEnd w:id="45"/>
      <w:r>
        <w:rPr>
          <w:rStyle w:val="CommentReference"/>
        </w:rPr>
        <w:commentReference w:id="45"/>
      </w:r>
      <w:r>
        <w:rPr/>
        <w:t xml:space="preserve"> Python API, command-line interface, dedicated web UI, or </w:t>
      </w:r>
      <w:r>
        <w:rPr>
          <w:rFonts w:ascii="Consolas" w:hAnsi="Consolas"/>
        </w:rPr>
        <w:t>just-prs-mcp</w:t>
      </w:r>
      <w:r>
        <w:rPr/>
        <w:t xml:space="preserve"> server without running the annotation-module workflow.</w:t>
      </w:r>
      <w:r>
        <w:rPr/>
        <w:t xml:space="preserve"> These entry points reuse the library's scoring, catalogue, and reference-panel logic.</w:t>
      </w:r>
    </w:p>
    <w:p>
      <w:commentRangeStart w:id="112"/>
      <w:r>
        <w:rPr/>
        <w:t>The platform also provides an MCP interface for calling Just-DNA-Lite's broader genome-analysis workflow programmatically.</w:t>
      </w:r>
      <w:commentRangeEnd w:id="112"/>
      <w:r>
        <w:rPr>
          <w:rStyle w:val="CommentReference"/>
        </w:rPr>
        <w:commentReference w:id="112"/>
      </w:r>
      <w:r>
        <w:rPr/>
        <w:t xml:space="preserve"> This interface serves users working with the full platform, while </w:t>
      </w:r>
      <w:r>
        <w:rPr>
          <w:rFonts w:ascii="Consolas" w:hAnsi="Consolas"/>
        </w:rPr>
        <w:t>just-prs-mcp</w:t>
      </w:r>
      <w:r>
        <w:rPr/>
        <w:t xml:space="preserve"> provides independent access to PRS operations.</w:t>
      </w:r>
      <w:r>
        <w:rPr/>
        <w:t xml:space="preserve"> Both let AI assistants call the underlying software through typed tools rather than write their own analysis routines.</w:t>
      </w:r>
    </w:p>
    <w:p>
      <w:r>
        <w:rPr/>
        <w:t>The PRS tools support catalogue search, model-metadata inspection, genome-build and ancestry detection, input normalization, scoring, reference-population comparison, and result-quality assessment.</w:t>
      </w:r>
      <w:r>
        <w:rPr/>
        <w:t xml:space="preserve"> Trait reports bring multiple models together with their identifiers, variant coverage, and population context</w:t>
      </w:r>
      <w:commentRangeStart w:id="46"/>
      <w:ins w:id="226" w:author="Prose edit" w:date="2026-10-24T23:58:41Z">
        <w:r>
          <w:rPr/>
          <w:t xml:space="preserve"> (Figure 3)</w:t>
        </w:r>
      </w:ins>
      <w:commentRangeEnd w:id="46"/>
      <w:r>
        <w:rPr>
          <w:rStyle w:val="CommentReference"/>
        </w:rPr>
        <w:commentReference w:id="46"/>
      </w:r>
      <w:r>
        <w:rPr/>
        <w:t>.</w:t>
      </w:r>
      <w:r>
        <w:rPr/>
        <w:t xml:space="preserve"> This gives users a report they can inspect alongside the assistant's explanation.</w:t>
      </w:r>
    </w:p>
    <w:p>
      <w:commentRangeStart w:id="136"/>
      <w:r>
        <w:rPr/>
        <w:t>The tools return PGS IDs, variant-match rates, model quality tiers, reference populations, percentiles, and agreement or disagreement among models for a trait.</w:t>
      </w:r>
      <w:commentRangeEnd w:id="136"/>
      <w:r>
        <w:rPr>
          <w:rStyle w:val="CommentReference"/>
        </w:rPr>
        <w:commentReference w:id="136"/>
      </w:r>
      <w:r>
        <w:rPr/>
        <w:t xml:space="preserve"> These fields make the computational context available to the assistant, although their presence does not ensure that an assistant will explain them correctly.</w:t>
      </w:r>
      <w:r>
        <w:rPr/>
        <w:t xml:space="preserve"> The server runs locally, but a remotely hosted assistant may receive tool outputs containing genomic results.</w:t>
      </w:r>
      <w:r>
        <w:rPr/>
        <w:t xml:space="preserve"> Local scoring and private conversational processing therefore require separate consideration (Section 6.2).</w:t>
      </w:r>
    </w:p>
    <w:p>
      <w:r>
        <w:rPr/>
        <w:t>The web application, Python library, command line, standalone PRS interface, and MCP client share the scoring implementation.</w:t>
      </w:r>
      <w:r>
        <w:rPr/>
        <w:t xml:space="preserve"> Equivalent inputs, engine selection, reference data, and settings are required for equivalent results; the engine benchmark in Section 5.2 does not independently test every interface or the accuracy of assistant-generated explanations.</w:t>
      </w:r>
    </w:p>
    <w:p>
      <w:pPr>
        <w:pStyle w:val="Heading2"/>
      </w:pPr>
      <w:r>
        <w:rPr>
          <w:b/>
        </w:rPr>
        <w:t>3.3 Additional Trait Annotation Modules</w:t>
      </w:r>
    </w:p>
    <w:p>
      <w:r>
        <w:rPr/>
        <w:t>The platform includes several additional modules that annotate variants against published GWAS and meta-analysis databases: cardiovascular-associated variants (SNPs selected on meta-study p-values and cross-population replication), lipid metabolism (same evidence-based inclusion criteria), and VO2 max and athletic performance (exercise genomics literature).</w:t>
      </w:r>
      <w:r>
        <w:rPr/>
        <w:t xml:space="preserve"> All modules work by joining the user's VCF against curated variant-trait databases, adding annotation columns (weight, state, gene, conclusion) to matching variants.</w:t>
      </w:r>
      <w:r>
        <w:rPr/>
        <w:t xml:space="preserve"> They do not calculate individual risk, generate diagnoses, or make clinical recommendations.</w:t>
      </w:r>
    </w:p>
    <w:p>
      <w:pPr>
        <w:pStyle w:val="Heading2"/>
      </w:pPr>
      <w:r>
        <w:rPr>
          <w:b/>
        </w:rPr>
        <w:t>3.4 Growing the Module Ecosystem</w:t>
      </w:r>
    </w:p>
    <w:p>
      <w:r>
        <w:rPr/>
        <w:t>The default set is extensible through the same module contract used by the application and registry.</w:t>
      </w:r>
      <w:r>
        <w:rPr/>
        <w:t xml:space="preserve"> Researchers can prepare variant tables and metadata, compile them into portable artifacts, and distribute versions through configured repositories or </w:t>
      </w:r>
      <w:r>
        <w:rPr>
          <w:rFonts w:ascii="Consolas" w:hAnsi="Consolas"/>
        </w:rPr>
        <w:t>just-dna-registry</w:t>
      </w:r>
      <w:r>
        <w:rPr/>
        <w:t>.</w:t>
      </w:r>
      <w:r>
        <w:rPr/>
        <w:t xml:space="preserve"> Users can then select the resulting modules without modifying the annotation engine.</w:t>
      </w:r>
      <w:r>
        <w:rPr/>
        <w:t xml:space="preserve"> This separates content updates from application releases, while leaving evidence review and scientific curation with module contributors.</w:t>
      </w:r>
      <w:r>
        <w:rPr/>
        <w:t xml:space="preserve"> AI-assisted drafting provides another route to the same artifacts (Section 4).</w:t>
      </w:r>
    </w:p>
    <w:p>
      <w:pPr>
        <w:pStyle w:val="Heading1"/>
      </w:pPr>
      <w:r>
        <w:rPr>
          <w:b/>
        </w:rPr>
        <w:t>4.</w:t>
      </w:r>
      <w:r>
        <w:rPr>
          <w:b/>
        </w:rPr>
        <w:t xml:space="preserve"> AI-Assisted Module Creation (platform feature)</w:t>
      </w:r>
    </w:p>
    <w:p>
      <w:r>
        <w:rPr/>
        <w:t>Building annotation modules by hand is labour-intensive: it requires reading the primary literature, identifying relevant variants, looking up rsIDs and genomic positions, assigning effect weights based on study quality and replication, and formatting the output.</w:t>
      </w:r>
      <w:r>
        <w:rPr/>
        <w:t xml:space="preserve"> Just-DNA-Lite </w:t>
      </w:r>
      <w:commentRangeStart w:id="47"/>
      <w:del w:id="227" w:author="Prose edit" w:date="2026-10-24T23:58:41Z">
        <w:r>
          <w:rPr/>
          <w:delText>integrates an</w:delText>
        </w:r>
      </w:del>
      <w:ins w:id="228" w:author="Prose edit" w:date="2026-10-24T23:58:41Z">
        <w:r>
          <w:rPr/>
          <w:t>builds</w:t>
        </w:r>
      </w:ins>
      <w:r>
        <w:rPr/>
        <w:t xml:space="preserve"> AI-assisted module</w:t>
      </w:r>
      <w:del w:id="229" w:author="Prose edit" w:date="2026-10-24T23:58:41Z">
        <w:r>
          <w:rPr/>
          <w:delText>-</w:delText>
        </w:r>
      </w:del>
      <w:r>
        <w:rPr/>
        <w:t xml:space="preserve"> creation</w:t>
      </w:r>
      <w:del w:id="230" w:author="Prose edit" w:date="2026-10-24T23:58:41Z">
        <w:r>
          <w:rPr/>
          <w:delText xml:space="preserve"> capability</w:delText>
        </w:r>
      </w:del>
      <w:r>
        <w:rPr/>
        <w:t xml:space="preserve"> directly </w:t>
      </w:r>
      <w:del w:id="231" w:author="Prose edit" w:date="2026-10-24T23:58:41Z">
        <w:r>
          <w:rPr/>
          <w:delText>in</w:delText>
        </w:r>
      </w:del>
      <w:ins w:id="232" w:author="Prose edit" w:date="2026-10-24T23:58:41Z">
        <w:r>
          <w:rPr/>
          <w:t>into</w:t>
        </w:r>
      </w:ins>
      <w:r>
        <w:rPr/>
        <w:t xml:space="preserve"> the web interface, so that the platform can grow its own annotation content: a user can create a new module from within the app, without external tooling.</w:t>
      </w:r>
      <w:commentRangeStart w:id="137"/>
      <w:r>
        <w:rPr/>
        <w:t xml:space="preserve"> The user provides a free-text prompt in a chat interface and optionally attaches source documents; the system researches the variants against biomedical databases, drafts the module specification, and returns it for review</w:t>
      </w:r>
      <w:commentRangeEnd w:id="137"/>
      <w:r>
        <w:rPr>
          <w:rStyle w:val="CommentReference"/>
        </w:rPr>
        <w:commentReference w:id="137"/>
      </w:r>
      <w:ins w:id="233" w:author="Prose edit" w:date="2026-10-24T23:58:41Z">
        <w:r>
          <w:rPr/>
          <w:t xml:space="preserve"> (Figure 4)</w:t>
        </w:r>
      </w:ins>
      <w:commentRangeEnd w:id="47"/>
      <w:r>
        <w:rPr>
          <w:rStyle w:val="CommentReference"/>
        </w:rPr>
        <w:commentReference w:id="47"/>
      </w:r>
      <w:r>
        <w:rPr/>
        <w:t>.</w:t>
      </w:r>
    </w:p>
    <w:p>
      <w:r>
        <w:rPr/>
        <w:t>However the draft is produced, the output consists of the platform's standard, deterministic module artifacts (</w:t>
      </w:r>
      <w:r>
        <w:rPr>
          <w:rFonts w:ascii="Consolas" w:hAnsi="Consolas"/>
        </w:rPr>
        <w:t>module_spec.yaml</w:t>
      </w:r>
      <w:r>
        <w:rPr/>
        <w:t xml:space="preserve">, </w:t>
      </w:r>
      <w:r>
        <w:rPr>
          <w:rFonts w:ascii="Consolas" w:hAnsi="Consolas"/>
        </w:rPr>
        <w:t>variants.csv</w:t>
      </w:r>
      <w:r>
        <w:rPr/>
        <w:t xml:space="preserve">, </w:t>
      </w:r>
      <w:r>
        <w:rPr>
          <w:rFonts w:ascii="Consolas" w:hAnsi="Consolas"/>
        </w:rPr>
        <w:t>studies.csv</w:t>
      </w:r>
      <w:r>
        <w:rPr/>
        <w:t xml:space="preserve">, </w:t>
      </w:r>
      <w:r>
        <w:rPr>
          <w:rFonts w:ascii="Consolas" w:hAnsi="Consolas"/>
        </w:rPr>
        <w:t>MODULE.md</w:t>
      </w:r>
      <w:r>
        <w:rPr/>
        <w:t>, and a thumbnail), which are loaded into an editing slot in the UI where the user can review every file, make manual edits, iterate through follow-up messages, and then register the module with one click.</w:t>
      </w:r>
      <w:r>
        <w:rPr/>
        <w:t xml:space="preserve"> The platform depends on the artifact contract rather than on the drafting method, which is why the same slot accepts a module written entirely by hand.</w:t>
      </w:r>
    </w:p>
    <w:p>
      <w:r>
        <w:rPr/>
        <w:t>Generated modules enter the platform through exactly the same path as hand-authored ones: they are deterministic specification files that are checked by the module validator (schema compliance, genotype sorting, weight/state consistency, wild-type presence) and compiled to Parquet before they can be registered.</w:t>
      </w:r>
      <w:r>
        <w:rPr/>
        <w:t xml:space="preserve"> Provenance is made explicit: each module's metadata carries a </w:t>
      </w:r>
      <w:r>
        <w:rPr>
          <w:rFonts w:ascii="Consolas" w:hAnsi="Consolas"/>
        </w:rPr>
        <w:t>curator</w:t>
      </w:r>
      <w:r>
        <w:rPr/>
        <w:t xml:space="preserve"> field that distinguishes expert-curated from AI-generated content, so that AI-generated modules are surfaced to users as automated first drafts that benefit from expert review rather than as validated findings (see Section 6.1).</w:t>
      </w:r>
    </w:p>
    <w:p>
      <w:r>
        <w:rPr/>
        <w:t xml:space="preserve">The companion paper, </w:t>
      </w:r>
      <w:r>
        <w:rPr>
          <w:i/>
        </w:rPr>
        <w:t>Creating and Sharing Genomic Annotation Modules with AI: The Just-DNA Ecosystem</w:t>
      </w:r>
      <w:r>
        <w:rPr/>
        <w:t>, describes the authoring workflow and its evaluation.</w:t>
      </w:r>
      <w:r>
        <w:rPr/>
        <w:t xml:space="preserve"> Here, AI-assisted creation is an integration feature; the runtime benchmarks do not evaluate draft accuracy or compare authoring models and agent arrangements.</w:t>
      </w:r>
      <w:r>
        <w:rPr/>
        <w:t xml:space="preserve"> Schema validation establishes structural compliance, not the correctness of the extracted associations.</w:t>
      </w:r>
    </w:p>
    <w:p>
      <w:r>
        <w:rPr>
          <w:b/>
        </w:rPr>
        <w:t>Figure 4.</w:t>
      </w:r>
      <w:commentRangeStart w:id="99"/>
      <w:r>
        <w:rPr/>
        <w:t xml:space="preserve"> The in-app AI Module Creator: the user attaches a research paper and describes the desired module; the generated module then appears in the editing slot with all files for review and one-click registration.</w:t>
      </w:r>
      <w:commentRangeEnd w:id="99"/>
      <w:r>
        <w:rPr>
          <w:rStyle w:val="CommentReference"/>
        </w:rPr>
        <w:commentReference w:id="99"/>
      </w:r>
    </w:p>
    <w:p>
      <w:commentRangeStart w:id="48"/>
      <w:ins w:id="234" w:author="Journal adaptation" w:date="2026-10-24T23:58:41Z">
        <w:r>
          <w:rPr/>
          <w:t>Alt text: Two screenshots of the Module Manager tab of the Just-DNA-Lite web interface, with numbered callouts.</w:t>
        </w:r>
      </w:ins>
      <w:ins w:id="235" w:author="Journal adaptation" w:date="2026-10-24T23:58:41Z">
        <w:r>
          <w:rPr/>
          <w:t xml:space="preserve"> In the first, the chat panel holds a request to create a module named longevity_variants 2026 from an attached research paper, and the editing slot on the left is empty.</w:t>
        </w:r>
      </w:ins>
      <w:ins w:id="236" w:author="Journal adaptation" w:date="2026-10-24T23:58:41Z">
        <w:r>
          <w:rPr/>
          <w:t xml:space="preserve"> In the second, the editing slot contains the generated module, longevity_variants_2026 version 1, with its files (MODULE.md, module_spec.yaml, studies.csv, variants.csv and a log), the chat panel holds the assistant's summary of the module, and a button registers the module as an annotation source.</w:t>
        </w:r>
      </w:ins>
      <w:commentRangeEnd w:id="48"/>
      <w:r>
        <w:rPr>
          <w:rStyle w:val="CommentReference"/>
        </w:rPr>
        <w:commentReference w:id="48"/>
      </w:r>
    </w:p>
    <w:p>
      <w:pPr>
        <w:pStyle w:val="Heading1"/>
      </w:pPr>
      <w:r>
        <w:rPr>
          <w:b/>
        </w:rPr>
        <w:t>5.</w:t>
      </w:r>
      <w:r>
        <w:rPr>
          <w:b/>
        </w:rPr>
        <w:t xml:space="preserve"> </w:t>
      </w:r>
      <w:commentRangeStart w:id="49"/>
      <w:commentRangeStart w:id="168"/>
      <w:del w:id="237" w:author="Story" w:date="2026-10-24T23:58:41Z">
        <w:r>
          <w:rPr>
            <w:b/>
          </w:rPr>
          <w:delText>Benchmarking and Validation</w:delText>
        </w:r>
      </w:del>
      <w:commentRangeEnd w:id="168"/>
      <w:r>
        <w:rPr>
          <w:rStyle w:val="CommentReference"/>
        </w:rPr>
        <w:commentReference w:id="168"/>
      </w:r>
      <w:ins w:id="238" w:author="Story" w:date="2026-10-24T23:58:41Z">
        <w:r>
          <w:rPr>
            <w:b/>
          </w:rPr>
          <w:t>Benchmarks</w:t>
        </w:r>
      </w:ins>
      <w:commentRangeEnd w:id="49"/>
      <w:r>
        <w:rPr>
          <w:rStyle w:val="CommentReference"/>
        </w:rPr>
        <w:commentReference w:id="49"/>
      </w:r>
    </w:p>
    <w:p>
      <w:pPr>
        <w:pStyle w:val="Heading2"/>
      </w:pPr>
      <w:r>
        <w:rPr>
          <w:b/>
        </w:rPr>
        <w:t>5.1 Annotation Speed</w:t>
      </w:r>
    </w:p>
    <w:p>
      <w:commentRangeStart w:id="50"/>
      <w:ins w:id="239" w:author="Story" w:date="2026-10-24T23:58:41Z">
        <w:r>
          <w:rPr/>
          <w:t>Just-DNA-Lite annotated one public whole-genome VCF faster than the Generation I system did, in warm runs and in cold starts (Table 2).</w:t>
        </w:r>
      </w:ins>
      <w:ins w:id="240" w:author="Story" w:date="2026-10-24T23:58:41Z">
        <w:r>
          <w:rPr/>
          <w:t xml:space="preserve"> </w:t>
        </w:r>
      </w:ins>
      <w:commentRangeEnd w:id="50"/>
      <w:r>
        <w:rPr>
          <w:rStyle w:val="CommentReference"/>
        </w:rPr>
        <w:commentReference w:id="50"/>
      </w:r>
      <w:r>
        <w:rPr/>
        <w:t>We benchmarked Just-DNA-Lite against the Generation I OakVar-based system on the same hardware</w:t>
      </w:r>
      <w:commentRangeStart w:id="51"/>
      <w:ins w:id="241" w:author="Prose edit" w:date="2026-10-24T23:58:41Z">
        <w:r>
          <w:rPr/>
          <w:t xml:space="preserve"> (Tables 2–4)</w:t>
        </w:r>
      </w:ins>
      <w:commentRangeEnd w:id="51"/>
      <w:r>
        <w:rPr>
          <w:rStyle w:val="CommentReference"/>
        </w:rPr>
        <w:commentReference w:id="51"/>
      </w:r>
      <w:r>
        <w:rPr/>
        <w:t>.</w:t>
      </w:r>
      <w:commentRangeStart w:id="101"/>
      <w:commentRangeStart w:id="115"/>
      <w:r>
        <w:rPr/>
        <w:t xml:space="preserve"> The input was a single whole-genome VCF containing 6,138,868 </w:t>
      </w:r>
      <w:commentRangeStart w:id="52"/>
      <w:del w:id="242" w:author="Prose edit" w:date="2026-10-24T23:58:41Z">
        <w:r>
          <w:rPr/>
          <w:delText xml:space="preserve">variant </w:delText>
        </w:r>
      </w:del>
      <w:r>
        <w:rPr/>
        <w:t>records (4,729,824 SNPs and 1,414,226 indels</w:t>
      </w:r>
      <w:ins w:id="243" w:author="Prose edit" w:date="2026-10-24T23:58:41Z">
        <w:r>
          <w:rPr/>
          <w:t>, counting the reference calls that DeepVariant writes as RefCall and the default FILTER setting removes</w:t>
        </w:r>
      </w:ins>
      <w:commentRangeEnd w:id="52"/>
      <w:r>
        <w:rPr>
          <w:rStyle w:val="CommentReference"/>
        </w:rPr>
        <w:commentReference w:id="52"/>
      </w:r>
      <w:commentRangeStart w:id="107"/>
      <w:commentRangeStart w:id="145"/>
      <w:r>
        <w:rPr/>
        <w:t>), produced by DeepVariant v1.</w:t>
      </w:r>
      <w:commentRangeEnd w:id="115"/>
      <w:r>
        <w:rPr>
          <w:rStyle w:val="CommentReference"/>
        </w:rPr>
        <w:commentReference w:id="115"/>
      </w:r>
      <w:commentRangeEnd w:id="101"/>
      <w:r>
        <w:rPr>
          <w:rStyle w:val="CommentReference"/>
        </w:rPr>
        <w:commentReference w:id="101"/>
      </w:r>
      <w:commentRangeStart w:id="53"/>
      <w:del w:id="244" w:author="Prose edit" w:date="2026-10-24T23:58:41Z">
        <w:r>
          <w:rPr/>
          <w:delText>4</w:delText>
        </w:r>
      </w:del>
      <w:ins w:id="245" w:author="Prose edit" w:date="2026-10-24T23:58:41Z">
        <w:r>
          <w:rPr/>
          <w:t>1</w:t>
        </w:r>
      </w:ins>
      <w:commentRangeEnd w:id="53"/>
      <w:r>
        <w:rPr>
          <w:rStyle w:val="CommentReference"/>
        </w:rPr>
        <w:commentReference w:id="53"/>
      </w:r>
      <w:r>
        <w:rPr/>
        <w:t>.0 against GRCh38 at ~162× mean coverage.</w:t>
      </w:r>
      <w:commentRangeEnd w:id="145"/>
      <w:r>
        <w:rPr>
          <w:rStyle w:val="CommentReference"/>
        </w:rPr>
        <w:commentReference w:id="145"/>
      </w:r>
      <w:commentRangeEnd w:id="107"/>
      <w:r>
        <w:rPr>
          <w:rStyle w:val="CommentReference"/>
        </w:rPr>
        <w:commentReference w:id="107"/>
      </w:r>
      <w:commentRangeStart w:id="144"/>
      <w:r>
        <w:rPr/>
        <w:t xml:space="preserve"> This is the co-author genome released publicly on Zenodo (record 18370498, CC0)</w:t>
      </w:r>
      <w:commentRangeEnd w:id="144"/>
      <w:r>
        <w:rPr>
          <w:rStyle w:val="CommentReference"/>
        </w:rPr>
        <w:commentReference w:id="144"/>
      </w:r>
      <w:commentRangeStart w:id="54"/>
      <w:commentRangeStart w:id="87"/>
      <w:del w:id="246" w:author="Prose edit" w:date="2026-10-24T23:58:41Z">
        <w:r>
          <w:rPr/>
          <w:delText xml:space="preserve"> — the same genome used for the PRS benchmark in Section 5.2 —</w:delText>
        </w:r>
      </w:del>
      <w:commentRangeEnd w:id="87"/>
      <w:r>
        <w:rPr>
          <w:rStyle w:val="CommentReference"/>
        </w:rPr>
        <w:commentReference w:id="87"/>
      </w:r>
      <w:ins w:id="247" w:author="Prose edit" w:date="2026-10-24T23:58:41Z">
        <w:r>
          <w:rPr/>
          <w:t>,</w:t>
        </w:r>
      </w:ins>
      <w:commentRangeStart w:id="109"/>
      <w:r>
        <w:rPr/>
        <w:t xml:space="preserve"> so the </w:t>
      </w:r>
      <w:del w:id="248" w:author="Prose edit" w:date="2026-10-24T23:58:41Z">
        <w:r>
          <w:rPr/>
          <w:delText>benchmark</w:delText>
        </w:r>
      </w:del>
      <w:ins w:id="249" w:author="Prose edit" w:date="2026-10-24T23:58:41Z">
        <w:r>
          <w:rPr/>
          <w:t>input</w:t>
        </w:r>
      </w:ins>
      <w:r>
        <w:rPr/>
        <w:t xml:space="preserve"> is </w:t>
      </w:r>
      <w:del w:id="250" w:author="Prose edit" w:date="2026-10-24T23:58:41Z">
        <w:r>
          <w:rPr/>
          <w:delText>fully reproducible end-to-end; the benchmark scripts are provided in the repository</w:delText>
        </w:r>
      </w:del>
      <w:commentRangeEnd w:id="109"/>
      <w:r>
        <w:rPr>
          <w:rStyle w:val="CommentReference"/>
        </w:rPr>
        <w:commentReference w:id="109"/>
      </w:r>
      <w:ins w:id="251" w:author="Prose edit" w:date="2026-10-24T23:58:41Z">
        <w:r>
          <w:rPr/>
          <w:t>public</w:t>
        </w:r>
      </w:ins>
      <w:r>
        <w:rPr/>
        <w:t>, and the pipeline can equally be run on any standard whole-genome VCF</w:t>
      </w:r>
      <w:ins w:id="252" w:author="Prose edit" w:date="2026-10-24T23:58:41Z">
        <w:r>
          <w:rPr/>
          <w:t>.</w:t>
        </w:r>
      </w:ins>
      <w:ins w:id="253" w:author="Prose edit" w:date="2026-10-24T23:58:41Z">
        <w:r>
          <w:rPr/>
          <w:t xml:space="preserve"> The PRS benchmark in Section 5.2 used the same genome</w:t>
        </w:r>
      </w:ins>
      <w:commentRangeEnd w:id="54"/>
      <w:r>
        <w:rPr>
          <w:rStyle w:val="CommentReference"/>
        </w:rPr>
        <w:commentReference w:id="54"/>
      </w:r>
      <w:r>
        <w:rPr/>
        <w:t>.</w:t>
      </w:r>
    </w:p>
    <w:p>
      <w:r>
        <w:rPr>
          <w:b/>
        </w:rPr>
        <w:t>Table 2.</w:t>
      </w:r>
      <w:r>
        <w:rPr/>
        <w:t xml:space="preserve"> Annotation speed benchmark: Just-DNA-Lite vs OakVar (Generation 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Run type</w:t>
            </w:r>
          </w:p>
        </w:tc>
        <w:tc>
          <w:tcPr>
            <w:tcW w:type="dxa" w:w="1728"/>
          </w:tcPr>
          <w:p>
            <w:r>
              <w:rPr>
                <w:b/>
                <w:i/>
              </w:rPr>
              <w:t>n</w:t>
            </w:r>
          </w:p>
        </w:tc>
        <w:tc>
          <w:tcPr>
            <w:tcW w:type="dxa" w:w="1728"/>
          </w:tcPr>
          <w:p>
            <w:r>
              <w:rPr>
                <w:b/>
              </w:rPr>
              <w:t>Mean ± SEM (s)</w:t>
            </w:r>
          </w:p>
        </w:tc>
        <w:tc>
          <w:tcPr>
            <w:tcW w:type="dxa" w:w="1728"/>
          </w:tcPr>
          <w:p>
            <w:r>
              <w:rPr>
                <w:b/>
              </w:rPr>
              <w:t>SD (s)</w:t>
            </w:r>
          </w:p>
        </w:tc>
        <w:tc>
          <w:tcPr>
            <w:tcW w:type="dxa" w:w="1728"/>
          </w:tcPr>
          <w:p>
            <w:r>
              <w:rPr>
                <w:b/>
              </w:rPr>
              <w:t>Speedup vs OakVar</w:t>
            </w:r>
          </w:p>
        </w:tc>
      </w:tr>
      <w:tr>
        <w:tc>
          <w:tcPr>
            <w:tcW w:type="dxa" w:w="1728"/>
          </w:tcPr>
          <w:p>
            <w:r>
              <w:rPr>
                <w:b/>
              </w:rPr>
              <w:t>Just-DNA-Lite (</w:t>
            </w:r>
            <w:commentRangeStart w:id="55"/>
            <w:del w:id="254" w:author="Prose edit" w:date="2026-10-24T23:58:41Z">
              <w:r>
                <w:rPr>
                  <w:b/>
                </w:rPr>
                <w:delText>normal</w:delText>
              </w:r>
            </w:del>
            <w:ins w:id="255" w:author="Prose edit" w:date="2026-10-24T23:58:41Z">
              <w:r>
                <w:rPr>
                  <w:b/>
                </w:rPr>
                <w:t>warm</w:t>
              </w:r>
            </w:ins>
            <w:commentRangeEnd w:id="55"/>
            <w:r>
              <w:rPr>
                <w:rStyle w:val="CommentReference"/>
              </w:rPr>
              <w:commentReference w:id="55"/>
            </w:r>
            <w:r>
              <w:rPr>
                <w:b/>
              </w:rPr>
              <w:t>)</w:t>
            </w:r>
          </w:p>
        </w:tc>
        <w:tc>
          <w:tcPr>
            <w:tcW w:type="dxa" w:w="1728"/>
          </w:tcPr>
          <w:p>
            <w:r>
              <w:rPr/>
              <w:t>11</w:t>
            </w:r>
          </w:p>
        </w:tc>
        <w:tc>
          <w:tcPr>
            <w:tcW w:type="dxa" w:w="1728"/>
          </w:tcPr>
          <w:p>
            <w:r>
              <w:rPr>
                <w:b/>
              </w:rPr>
              <w:t>38.9 ± 3.3</w:t>
            </w:r>
          </w:p>
        </w:tc>
        <w:tc>
          <w:tcPr>
            <w:tcW w:type="dxa" w:w="1728"/>
          </w:tcPr>
          <w:p>
            <w:r>
              <w:rPr/>
              <w:t>10.9</w:t>
            </w:r>
          </w:p>
        </w:tc>
        <w:tc>
          <w:tcPr>
            <w:tcW w:type="dxa" w:w="1728"/>
          </w:tcPr>
          <w:p>
            <w:r>
              <w:rPr>
                <w:b/>
              </w:rPr>
              <w:t>~172×</w:t>
            </w:r>
          </w:p>
        </w:tc>
      </w:tr>
      <w:tr>
        <w:tc>
          <w:tcPr>
            <w:tcW w:type="dxa" w:w="1728"/>
          </w:tcPr>
          <w:p>
            <w:r>
              <w:rPr/>
              <w:t>Just-DNA-Lite (cold start)</w:t>
            </w:r>
          </w:p>
        </w:tc>
        <w:tc>
          <w:tcPr>
            <w:tcW w:type="dxa" w:w="1728"/>
          </w:tcPr>
          <w:p>
            <w:r>
              <w:rPr/>
              <w:t>3</w:t>
            </w:r>
          </w:p>
        </w:tc>
        <w:tc>
          <w:tcPr>
            <w:tcW w:type="dxa" w:w="1728"/>
          </w:tcPr>
          <w:p>
            <w:r>
              <w:rPr/>
              <w:t>203.3 ± 9.0</w:t>
            </w:r>
          </w:p>
        </w:tc>
        <w:tc>
          <w:tcPr>
            <w:tcW w:type="dxa" w:w="1728"/>
          </w:tcPr>
          <w:p>
            <w:r>
              <w:rPr/>
              <w:t>15.5</w:t>
            </w:r>
          </w:p>
        </w:tc>
        <w:tc>
          <w:tcPr>
            <w:tcW w:type="dxa" w:w="1728"/>
          </w:tcPr>
          <w:p>
            <w:r>
              <w:rPr/>
              <w:t>~33×</w:t>
            </w:r>
          </w:p>
        </w:tc>
      </w:tr>
      <w:tr>
        <w:tc>
          <w:tcPr>
            <w:tcW w:type="dxa" w:w="1728"/>
          </w:tcPr>
          <w:p>
            <w:r>
              <w:rPr/>
              <w:t>Just-DNA-Lite (gVCF)</w:t>
            </w:r>
          </w:p>
        </w:tc>
        <w:tc>
          <w:tcPr>
            <w:tcW w:type="dxa" w:w="1728"/>
          </w:tcPr>
          <w:p>
            <w:r>
              <w:rPr/>
              <w:t>1</w:t>
            </w:r>
          </w:p>
        </w:tc>
        <w:tc>
          <w:tcPr>
            <w:tcW w:type="dxa" w:w="1728"/>
          </w:tcPr>
          <w:p>
            <w:r>
              <w:rPr/>
              <w:t>868</w:t>
            </w:r>
          </w:p>
        </w:tc>
        <w:tc>
          <w:tcPr>
            <w:tcW w:type="dxa" w:w="1728"/>
          </w:tcPr>
          <w:p>
            <w:r>
              <w:rPr/>
              <w:t>—</w:t>
            </w:r>
          </w:p>
        </w:tc>
        <w:tc>
          <w:tcPr>
            <w:tcW w:type="dxa" w:w="1728"/>
          </w:tcPr>
          <w:p>
            <w:r>
              <w:rPr/>
              <w:t>~7.7×</w:t>
            </w:r>
          </w:p>
        </w:tc>
      </w:tr>
      <w:tr>
        <w:tc>
          <w:tcPr>
            <w:tcW w:type="dxa" w:w="1728"/>
          </w:tcPr>
          <w:p>
            <w:r>
              <w:rPr/>
              <w:t>OakVar (Gen I)</w:t>
            </w:r>
          </w:p>
        </w:tc>
        <w:tc>
          <w:tcPr>
            <w:tcW w:type="dxa" w:w="1728"/>
          </w:tcPr>
          <w:p>
            <w:r>
              <w:rPr/>
              <w:t>3</w:t>
            </w:r>
          </w:p>
        </w:tc>
        <w:tc>
          <w:tcPr>
            <w:tcW w:type="dxa" w:w="1728"/>
          </w:tcPr>
          <w:p>
            <w:r>
              <w:rPr/>
              <w:t>6705 ± 583</w:t>
            </w:r>
          </w:p>
        </w:tc>
        <w:tc>
          <w:tcPr>
            <w:tcW w:type="dxa" w:w="1728"/>
          </w:tcPr>
          <w:p>
            <w:commentRangeStart w:id="56"/>
            <w:del w:id="256" w:author="Prose edit" w:date="2026-10-24T23:58:41Z">
              <w:r>
                <w:rPr/>
                <w:delText>~1010</w:delText>
              </w:r>
            </w:del>
            <w:ins w:id="257" w:author="Prose edit" w:date="2026-10-24T23:58:41Z">
              <w:r>
                <w:rPr/>
                <w:t>1009</w:t>
              </w:r>
            </w:ins>
            <w:commentRangeEnd w:id="56"/>
            <w:r>
              <w:rPr>
                <w:rStyle w:val="CommentReference"/>
              </w:rPr>
              <w:commentReference w:id="56"/>
            </w:r>
          </w:p>
        </w:tc>
        <w:tc>
          <w:tcPr>
            <w:tcW w:type="dxa" w:w="1728"/>
          </w:tcPr>
          <w:p>
            <w:r>
              <w:rPr/>
              <w:t>1× (ref.)</w:t>
            </w:r>
          </w:p>
        </w:tc>
      </w:tr>
    </w:tbl>
    <w:p>
      <w:r>
        <w:rPr>
          <w:b/>
        </w:rPr>
        <w:t>Table 3.</w:t>
      </w:r>
      <w:r>
        <w:rPr/>
        <w:t xml:space="preserve"> Resource consumption during Just-DNA-Lite annotation.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Run type</w:t>
            </w:r>
          </w:p>
        </w:tc>
        <w:tc>
          <w:tcPr>
            <w:tcW w:type="dxa" w:w="2160"/>
          </w:tcPr>
          <w:p>
            <w:r>
              <w:rPr>
                <w:b/>
              </w:rPr>
              <w:t>Duration (s)</w:t>
            </w:r>
          </w:p>
        </w:tc>
        <w:tc>
          <w:tcPr>
            <w:tcW w:type="dxa" w:w="2160"/>
          </w:tcPr>
          <w:p>
            <w:r>
              <w:rPr>
                <w:b/>
              </w:rPr>
              <w:t>Peak RAM (MB)</w:t>
            </w:r>
          </w:p>
        </w:tc>
        <w:tc>
          <w:tcPr>
            <w:tcW w:type="dxa" w:w="2160"/>
          </w:tcPr>
          <w:p>
            <w:r>
              <w:rPr>
                <w:b/>
              </w:rPr>
              <w:t>Avg CPU (%)</w:t>
            </w:r>
          </w:p>
        </w:tc>
      </w:tr>
      <w:tr>
        <w:tc>
          <w:tcPr>
            <w:tcW w:type="dxa" w:w="2160"/>
          </w:tcPr>
          <w:p>
            <w:r>
              <w:rPr/>
              <w:t>gVCF (longest)</w:t>
            </w:r>
          </w:p>
        </w:tc>
        <w:tc>
          <w:tcPr>
            <w:tcW w:type="dxa" w:w="2160"/>
          </w:tcPr>
          <w:p>
            <w:r>
              <w:rPr/>
              <w:t>868</w:t>
            </w:r>
          </w:p>
        </w:tc>
        <w:tc>
          <w:tcPr>
            <w:tcW w:type="dxa" w:w="2160"/>
          </w:tcPr>
          <w:p>
            <w:r>
              <w:rPr/>
              <w:t>748</w:t>
            </w:r>
          </w:p>
        </w:tc>
        <w:tc>
          <w:tcPr>
            <w:tcW w:type="dxa" w:w="2160"/>
          </w:tcPr>
          <w:p>
            <w:r>
              <w:rPr/>
              <w:t>182</w:t>
            </w:r>
          </w:p>
        </w:tc>
      </w:tr>
      <w:tr>
        <w:tc>
          <w:tcPr>
            <w:tcW w:type="dxa" w:w="2160"/>
          </w:tcPr>
          <w:p>
            <w:r>
              <w:rPr/>
              <w:t>Cold start</w:t>
            </w:r>
          </w:p>
        </w:tc>
        <w:tc>
          <w:tcPr>
            <w:tcW w:type="dxa" w:w="2160"/>
          </w:tcPr>
          <w:p>
            <w:r>
              <w:rPr/>
              <w:t>216</w:t>
            </w:r>
          </w:p>
        </w:tc>
        <w:tc>
          <w:tcPr>
            <w:tcW w:type="dxa" w:w="2160"/>
          </w:tcPr>
          <w:p>
            <w:r>
              <w:rPr/>
              <w:t>644</w:t>
            </w:r>
          </w:p>
        </w:tc>
        <w:tc>
          <w:tcPr>
            <w:tcW w:type="dxa" w:w="2160"/>
          </w:tcPr>
          <w:p>
            <w:r>
              <w:rPr/>
              <w:t>278</w:t>
            </w:r>
          </w:p>
        </w:tc>
      </w:tr>
      <w:tr>
        <w:tc>
          <w:tcPr>
            <w:tcW w:type="dxa" w:w="2160"/>
          </w:tcPr>
          <w:p>
            <w:commentRangeStart w:id="57"/>
            <w:del w:id="258" w:author="Prose edit" w:date="2026-10-24T23:58:41Z">
              <w:r>
                <w:rPr/>
                <w:delText>Normal</w:delText>
              </w:r>
            </w:del>
            <w:ins w:id="259" w:author="Prose edit" w:date="2026-10-24T23:58:41Z">
              <w:r>
                <w:rPr/>
                <w:t>Warm</w:t>
              </w:r>
            </w:ins>
            <w:commentRangeEnd w:id="57"/>
            <w:r>
              <w:rPr>
                <w:rStyle w:val="CommentReference"/>
              </w:rPr>
              <w:commentReference w:id="57"/>
            </w:r>
            <w:r>
              <w:rPr/>
              <w:t xml:space="preserve"> (average)</w:t>
            </w:r>
          </w:p>
        </w:tc>
        <w:tc>
          <w:tcPr>
            <w:tcW w:type="dxa" w:w="2160"/>
          </w:tcPr>
          <w:p>
            <w:r>
              <w:rPr/>
              <w:t>39</w:t>
            </w:r>
          </w:p>
        </w:tc>
        <w:tc>
          <w:tcPr>
            <w:tcW w:type="dxa" w:w="2160"/>
          </w:tcPr>
          <w:p>
            <w:r>
              <w:rPr/>
              <w:t>400–600</w:t>
            </w:r>
          </w:p>
        </w:tc>
        <w:tc>
          <w:tcPr>
            <w:tcW w:type="dxa" w:w="2160"/>
          </w:tcPr>
          <w:p>
            <w:r>
              <w:rPr/>
              <w:t>—</w:t>
            </w:r>
          </w:p>
        </w:tc>
      </w:tr>
    </w:tbl>
    <w:p>
      <w:r>
        <w:rPr>
          <w:b/>
        </w:rPr>
        <w:t>Table 4.</w:t>
      </w:r>
      <w:r>
        <w:rPr/>
        <w:t xml:space="preserve"> Benchmark hardware and input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rPr/>
              <w:t>CPU</w:t>
            </w:r>
          </w:p>
        </w:tc>
        <w:tc>
          <w:tcPr>
            <w:tcW w:type="dxa" w:w="4320"/>
          </w:tcPr>
          <w:p>
            <w:r>
              <w:rPr/>
              <w:t>Intel Xeon E5-2667 v4 @ 3.20 GHz (8C/16T)</w:t>
            </w:r>
          </w:p>
        </w:tc>
      </w:tr>
      <w:tr>
        <w:tc>
          <w:tcPr>
            <w:tcW w:type="dxa" w:w="4320"/>
          </w:tcPr>
          <w:p>
            <w:r>
              <w:rPr/>
              <w:t>RAM</w:t>
            </w:r>
          </w:p>
        </w:tc>
        <w:tc>
          <w:tcPr>
            <w:tcW w:type="dxa" w:w="4320"/>
          </w:tcPr>
          <w:p>
            <w:r>
              <w:rPr/>
              <w:t>128 GB</w:t>
            </w:r>
          </w:p>
        </w:tc>
      </w:tr>
      <w:tr>
        <w:tc>
          <w:tcPr>
            <w:tcW w:type="dxa" w:w="4320"/>
          </w:tcPr>
          <w:p>
            <w:r>
              <w:rPr/>
              <w:t>Storage</w:t>
            </w:r>
          </w:p>
        </w:tc>
        <w:tc>
          <w:tcPr>
            <w:tcW w:type="dxa" w:w="4320"/>
          </w:tcPr>
          <w:p>
            <w:r>
              <w:rPr/>
              <w:t>HDD JBOD array</w:t>
            </w:r>
          </w:p>
        </w:tc>
      </w:tr>
      <w:tr>
        <w:tc>
          <w:tcPr>
            <w:tcW w:type="dxa" w:w="4320"/>
          </w:tcPr>
          <w:p>
            <w:r>
              <w:rPr/>
              <w:t>OS</w:t>
            </w:r>
          </w:p>
        </w:tc>
        <w:tc>
          <w:tcPr>
            <w:tcW w:type="dxa" w:w="4320"/>
          </w:tcPr>
          <w:p>
            <w:r>
              <w:rPr/>
              <w:t>Linux 6.8.0</w:t>
            </w:r>
            <w:commentRangeStart w:id="58"/>
            <w:ins w:id="260" w:author="Prose edit" w:date="2026-10-24T23:58:41Z">
              <w:r>
                <w:rPr/>
                <w:t>^a^</w:t>
              </w:r>
            </w:ins>
          </w:p>
        </w:tc>
      </w:tr>
      <w:tr>
        <w:tc>
          <w:tcPr>
            <w:tcW w:type="dxa" w:w="4320"/>
          </w:tcPr>
          <w:p>
            <w:r>
              <w:rPr/>
              <w:t>Input VCF</w:t>
            </w:r>
          </w:p>
        </w:tc>
        <w:tc>
          <w:tcPr>
            <w:tcW w:type="dxa" w:w="4320"/>
          </w:tcPr>
          <w:p>
            <w:r>
              <w:rPr/>
              <w:t>6,138,868 records (4.7M SNPs, 1.4M indels); public genome, Zenodo 18370498 (CC0)</w:t>
            </w:r>
          </w:p>
        </w:tc>
      </w:tr>
      <w:tr>
        <w:tc>
          <w:tcPr>
            <w:tcW w:type="dxa" w:w="4320"/>
          </w:tcPr>
          <w:p>
            <w:r>
              <w:rPr/>
              <w:t>Variant caller</w:t>
            </w:r>
          </w:p>
        </w:tc>
        <w:tc>
          <w:tcPr>
            <w:tcW w:type="dxa" w:w="4320"/>
          </w:tcPr>
          <w:p>
            <w:r>
              <w:rPr/>
              <w:t>DeepVariant v1.</w:t>
            </w:r>
            <w:del w:id="261" w:author="Prose edit" w:date="2026-10-24T23:58:41Z">
              <w:r>
                <w:rPr/>
                <w:delText>4</w:delText>
              </w:r>
            </w:del>
            <w:ins w:id="262" w:author="Prose edit" w:date="2026-10-24T23:58:41Z">
              <w:r>
                <w:rPr/>
                <w:t>1</w:t>
              </w:r>
            </w:ins>
            <w:r>
              <w:rPr/>
              <w:t>.0</w:t>
            </w:r>
            <w:ins w:id="263" w:author="Prose edit" w:date="2026-10-24T23:58:41Z">
              <w:r>
                <w:rPr/>
                <w:t xml:space="preserve"> (Poplin et al., 2018)</w:t>
              </w:r>
            </w:ins>
          </w:p>
        </w:tc>
      </w:tr>
      <w:tr>
        <w:tc>
          <w:tcPr>
            <w:tcW w:type="dxa" w:w="4320"/>
          </w:tcPr>
          <w:p>
            <w:r>
              <w:rPr/>
              <w:t>Genome build</w:t>
            </w:r>
          </w:p>
        </w:tc>
        <w:tc>
          <w:tcPr>
            <w:tcW w:type="dxa" w:w="4320"/>
          </w:tcPr>
          <w:p>
            <w:r>
              <w:rPr/>
              <w:t>GRCh38</w:t>
            </w:r>
          </w:p>
        </w:tc>
      </w:tr>
      <w:tr>
        <w:tc>
          <w:tcPr>
            <w:tcW w:type="dxa" w:w="4320"/>
          </w:tcPr>
          <w:p>
            <w:r>
              <w:rPr/>
              <w:t>Coverage</w:t>
            </w:r>
          </w:p>
        </w:tc>
        <w:tc>
          <w:tcPr>
            <w:tcW w:type="dxa" w:w="4320"/>
          </w:tcPr>
          <w:p>
            <w:r>
              <w:rPr/>
              <w:t>~162× mean</w:t>
            </w:r>
          </w:p>
        </w:tc>
      </w:tr>
    </w:tbl>
    <w:p>
      <w:ins w:id="264" w:author="Prose edit" w:date="2026-10-24T23:58:41Z">
        <w:r>
          <w:rPr/>
          <w:t>^a^ The Generation I runs date from February to May 2023 (Supplementary S2), before the Linux 6.8 kernel listed in Table 4 was released in March 2024, so Table 4's operating system describes the Just-DNA-Lite runs.</w:t>
        </w:r>
      </w:ins>
      <w:commentRangeEnd w:id="58"/>
      <w:r>
        <w:rPr>
          <w:rStyle w:val="CommentReference"/>
        </w:rPr>
        <w:commentReference w:id="58"/>
      </w:r>
    </w:p>
    <w:p>
      <w:r>
        <w:rPr/>
        <w:t>The approximately 172-fold speedup is the ratio of the reported mean Generation I runtime to the mean warm-run Just-DNA-Lite runtime.</w:t>
      </w:r>
      <w:r>
        <w:rPr/>
        <w:t xml:space="preserve"> It applies to these configurations and this input, rather than to OakVar generally.</w:t>
      </w:r>
      <w:r>
        <w:rPr/>
        <w:t xml:space="preserve"> The benchmark used HDD storage and a workstation with 128 GB RAM; it does not directly establish performance on a laptop or the gains from SSD storage.</w:t>
      </w:r>
      <w:r>
        <w:rPr/>
        <w:t xml:space="preserve"> Reported peak memory remained below 750 MB for the runs in Table 3.</w:t>
      </w:r>
      <w:r>
        <w:rPr/>
        <w:t xml:space="preserve"> Streaming joins and column-pruned reads are architectural differences, but this comparison does not isolate their individual contributions to runtime.</w:t>
      </w:r>
    </w:p>
    <w:p>
      <w:pPr>
        <w:pStyle w:val="Heading2"/>
      </w:pPr>
      <w:r>
        <w:rPr>
          <w:b/>
        </w:rPr>
        <w:t>5.2 PRS Computation</w:t>
      </w:r>
    </w:p>
    <w:p>
      <w:commentRangeStart w:id="59"/>
      <w:ins w:id="265" w:author="Story" w:date="2026-10-24T23:58:41Z">
        <w:r>
          <w:rPr/>
          <w:t>Both just-prs engines scored all 100 PGS Catalog scores and had shorter median per-score runtimes than PLINK2 (Table 5).</w:t>
        </w:r>
      </w:ins>
      <w:ins w:id="266" w:author="Story" w:date="2026-10-24T23:58:41Z">
        <w:r>
          <w:rPr/>
          <w:t xml:space="preserve"> </w:t>
        </w:r>
      </w:ins>
      <w:commentRangeEnd w:id="59"/>
      <w:r>
        <w:rPr>
          <w:rStyle w:val="CommentReference"/>
        </w:rPr>
        <w:commentReference w:id="59"/>
      </w:r>
      <w:commentRangeStart w:id="169"/>
      <w:r>
        <w:rPr/>
        <w:t xml:space="preserve">We benchmarked just-prs's DuckDB and Polars engines against the external tool PLINK2 </w:t>
      </w:r>
      <w:commentRangeEnd w:id="169"/>
      <w:r>
        <w:rPr>
          <w:rStyle w:val="CommentReference"/>
        </w:rPr>
        <w:commentReference w:id="169"/>
      </w:r>
      <w:commentRangeStart w:id="60"/>
      <w:ins w:id="267" w:author="Journal adaptation" w:date="2026-10-24T23:58:41Z">
        <w:r>
          <w:rPr/>
          <w:t xml:space="preserve">(Chang et al., 2015) </w:t>
        </w:r>
      </w:ins>
      <w:commentRangeEnd w:id="60"/>
      <w:r>
        <w:rPr>
          <w:rStyle w:val="CommentReference"/>
        </w:rPr>
        <w:commentReference w:id="60"/>
      </w:r>
      <w:r>
        <w:rPr/>
        <w:t>on 100 PGS Catalog scores using a personal whole-genome VCF (4,661,444 biallelic variants, GRCh38; Zenodo 18370498).</w:t>
      </w:r>
      <w:commentRangeStart w:id="160"/>
      <w:r>
        <w:rPr/>
        <w:t xml:space="preserve"> The benchmark script is </w:t>
      </w:r>
      <w:commentRangeStart w:id="61"/>
      <w:ins w:id="268" w:author="Prose edit" w:date="2026-10-24T23:58:41Z">
        <w:r>
          <w:rPr>
            <w:rFonts w:ascii="Consolas" w:hAnsi="Consolas"/>
          </w:rPr>
          <w:t>just-prs/</w:t>
        </w:r>
      </w:ins>
      <w:commentRangeEnd w:id="61"/>
      <w:r>
        <w:rPr>
          <w:rStyle w:val="CommentReference"/>
        </w:rPr>
        <w:commentReference w:id="61"/>
      </w:r>
      <w:r>
        <w:rPr>
          <w:rFonts w:ascii="Consolas" w:hAnsi="Consolas"/>
        </w:rPr>
        <w:t>benchmarks/benchmark_engines.py</w:t>
      </w:r>
      <w:r>
        <w:rPr/>
        <w:t xml:space="preserve"> in the just-prs repository.</w:t>
      </w:r>
      <w:commentRangeEnd w:id="160"/>
      <w:r>
        <w:rPr>
          <w:rStyle w:val="CommentReference"/>
        </w:rPr>
        <w:commentReference w:id="160"/>
      </w:r>
      <w:r>
        <w:rPr/>
        <w:t xml:space="preserve"> Each observation represents a different scoring model applied to the same individual</w:t>
      </w:r>
      <w:commentRangeStart w:id="62"/>
      <w:ins w:id="269" w:author="Prose edit" w:date="2026-10-24T23:58:41Z">
        <w:r>
          <w:rPr/>
          <w:t>; Table 5 gives the runtimes and Table 6 the agreement between engines</w:t>
        </w:r>
      </w:ins>
      <w:commentRangeEnd w:id="62"/>
      <w:r>
        <w:rPr>
          <w:rStyle w:val="CommentReference"/>
        </w:rPr>
        <w:commentReference w:id="62"/>
      </w:r>
      <w:r>
        <w:rPr/>
        <w:t>.</w:t>
      </w:r>
      <w:commentRangeStart w:id="63"/>
      <w:ins w:id="270" w:author="Prose edit" w:date="2026-10-24T23:58:41Z">
        <w:r>
          <w:rPr/>
          <w:t xml:space="preserve"> This benchmark ran on a different machine from the annotation benchmark in Table 4: Linux 6.8.0, Python 3.13.5, 32 logical cores and 94 GB of RAM, with PLINK2 v2.0 (20260110 build).</w:t>
        </w:r>
      </w:ins>
      <w:commentRangeEnd w:id="63"/>
      <w:r>
        <w:rPr>
          <w:rStyle w:val="CommentReference"/>
        </w:rPr>
        <w:commentReference w:id="63"/>
      </w:r>
    </w:p>
    <w:p>
      <w:r>
        <w:rPr>
          <w:b/>
        </w:rPr>
        <w:t>Table 5.</w:t>
      </w:r>
      <w:r>
        <w:rPr/>
        <w:t xml:space="preserve"> Runtime comparison of PRS computation engines (seconds per PGS ID).</w:t>
      </w:r>
      <w:r>
        <w:rPr/>
        <w:t xml:space="preserve"> "Excl.</w:t>
      </w:r>
      <w:r>
        <w:rPr/>
        <w:t xml:space="preserve"> large" excludes 7 PGS IDs with ≥ 1M variants.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Engine</w:t>
            </w:r>
          </w:p>
        </w:tc>
        <w:tc>
          <w:tcPr>
            <w:tcW w:type="dxa" w:w="1440"/>
          </w:tcPr>
          <w:p>
            <w:r>
              <w:rPr>
                <w:b/>
                <w:i/>
              </w:rPr>
              <w:t>N</w:t>
            </w:r>
            <w:r>
              <w:rPr>
                <w:b/>
              </w:rPr>
              <w:t xml:space="preserve"> scored</w:t>
            </w:r>
          </w:p>
        </w:tc>
        <w:tc>
          <w:tcPr>
            <w:tcW w:type="dxa" w:w="1440"/>
          </w:tcPr>
          <w:p>
            <w:r>
              <w:rPr>
                <w:b/>
              </w:rPr>
              <w:t>Median</w:t>
            </w:r>
            <w:commentRangeStart w:id="64"/>
            <w:ins w:id="271" w:author="Prose edit" w:date="2026-10-24T23:58:41Z">
              <w:r>
                <w:rPr>
                  <w:b/>
                </w:rPr>
                <w:t>, all</w:t>
              </w:r>
            </w:ins>
            <w:r>
              <w:rPr>
                <w:b/>
              </w:rPr>
              <w:t xml:space="preserve"> (</w:t>
            </w:r>
            <w:del w:id="272" w:author="Prose edit" w:date="2026-10-24T23:58:41Z">
              <w:r>
                <w:rPr>
                  <w:b/>
                </w:rPr>
                <w:delText>all</w:delText>
              </w:r>
            </w:del>
            <w:ins w:id="273" w:author="Prose edit" w:date="2026-10-24T23:58:41Z">
              <w:r>
                <w:rPr>
                  <w:b/>
                </w:rPr>
                <w:t>s</w:t>
              </w:r>
            </w:ins>
            <w:r>
              <w:rPr>
                <w:b/>
              </w:rPr>
              <w:t>)</w:t>
            </w:r>
          </w:p>
        </w:tc>
        <w:tc>
          <w:tcPr>
            <w:tcW w:type="dxa" w:w="1440"/>
          </w:tcPr>
          <w:p>
            <w:r>
              <w:rPr>
                <w:b/>
              </w:rPr>
              <w:t>Mean</w:t>
            </w:r>
            <w:ins w:id="274" w:author="Prose edit" w:date="2026-10-24T23:58:41Z">
              <w:r>
                <w:rPr>
                  <w:b/>
                </w:rPr>
                <w:t>, all</w:t>
              </w:r>
            </w:ins>
            <w:r>
              <w:rPr>
                <w:b/>
              </w:rPr>
              <w:t xml:space="preserve"> (</w:t>
            </w:r>
            <w:del w:id="275" w:author="Prose edit" w:date="2026-10-24T23:58:41Z">
              <w:r>
                <w:rPr>
                  <w:b/>
                </w:rPr>
                <w:delText>all</w:delText>
              </w:r>
            </w:del>
            <w:ins w:id="276" w:author="Prose edit" w:date="2026-10-24T23:58:41Z">
              <w:r>
                <w:rPr>
                  <w:b/>
                </w:rPr>
                <w:t>s</w:t>
              </w:r>
            </w:ins>
            <w:r>
              <w:rPr>
                <w:b/>
              </w:rPr>
              <w:t>)</w:t>
            </w:r>
          </w:p>
        </w:tc>
        <w:tc>
          <w:tcPr>
            <w:tcW w:type="dxa" w:w="1440"/>
          </w:tcPr>
          <w:p>
            <w:r>
              <w:rPr>
                <w:b/>
              </w:rPr>
              <w:t>Median</w:t>
            </w:r>
            <w:ins w:id="277" w:author="Prose edit" w:date="2026-10-24T23:58:41Z">
              <w:r>
                <w:rPr>
                  <w:b/>
                </w:rPr>
                <w:t>,</w:t>
              </w:r>
            </w:ins>
            <w:r>
              <w:rPr>
                <w:b/>
              </w:rPr>
              <w:t xml:space="preserve"> </w:t>
            </w:r>
            <w:del w:id="278" w:author="Prose edit" w:date="2026-10-24T23:58:41Z">
              <w:r>
                <w:rPr>
                  <w:b/>
                </w:rPr>
                <w:delText>(</w:delText>
              </w:r>
            </w:del>
            <w:r>
              <w:rPr>
                <w:b/>
              </w:rPr>
              <w:t>excl.</w:t>
            </w:r>
            <w:r>
              <w:rPr>
                <w:b/>
              </w:rPr>
              <w:t xml:space="preserve"> large</w:t>
            </w:r>
            <w:ins w:id="279" w:author="Prose edit" w:date="2026-10-24T23:58:41Z">
              <w:r>
                <w:rPr>
                  <w:b/>
                </w:rPr>
                <w:t xml:space="preserve"> (s</w:t>
              </w:r>
            </w:ins>
            <w:r>
              <w:rPr>
                <w:b/>
              </w:rPr>
              <w:t>)</w:t>
            </w:r>
          </w:p>
        </w:tc>
        <w:tc>
          <w:tcPr>
            <w:tcW w:type="dxa" w:w="1440"/>
          </w:tcPr>
          <w:p>
            <w:r>
              <w:rPr>
                <w:b/>
              </w:rPr>
              <w:t>Speedup vs PLINK2</w:t>
            </w:r>
            <w:ins w:id="280" w:author="Prose edit" w:date="2026-10-24T23:58:41Z">
              <w:r>
                <w:rPr>
                  <w:b/>
                </w:rPr>
                <w:t xml:space="preserve"> (medians)</w:t>
              </w:r>
            </w:ins>
            <w:commentRangeEnd w:id="64"/>
            <w:r>
              <w:rPr>
                <w:rStyle w:val="CommentReference"/>
              </w:rPr>
              <w:commentReference w:id="64"/>
            </w:r>
          </w:p>
        </w:tc>
      </w:tr>
      <w:tr>
        <w:tc>
          <w:tcPr>
            <w:tcW w:type="dxa" w:w="1440"/>
          </w:tcPr>
          <w:p>
            <w:r>
              <w:rPr>
                <w:b/>
              </w:rPr>
              <w:t>DuckDB</w:t>
            </w:r>
          </w:p>
        </w:tc>
        <w:tc>
          <w:tcPr>
            <w:tcW w:type="dxa" w:w="1440"/>
          </w:tcPr>
          <w:p>
            <w:r>
              <w:rPr/>
              <w:t>100</w:t>
            </w:r>
          </w:p>
        </w:tc>
        <w:tc>
          <w:tcPr>
            <w:tcW w:type="dxa" w:w="1440"/>
          </w:tcPr>
          <w:p>
            <w:r>
              <w:rPr>
                <w:b/>
              </w:rPr>
              <w:t>0.049</w:t>
            </w:r>
          </w:p>
        </w:tc>
        <w:tc>
          <w:tcPr>
            <w:tcW w:type="dxa" w:w="1440"/>
          </w:tcPr>
          <w:p>
            <w:r>
              <w:rPr/>
              <w:t>0.394</w:t>
            </w:r>
          </w:p>
        </w:tc>
        <w:tc>
          <w:tcPr>
            <w:tcW w:type="dxa" w:w="1440"/>
          </w:tcPr>
          <w:p>
            <w:r>
              <w:rPr/>
              <w:t>0.048</w:t>
            </w:r>
          </w:p>
        </w:tc>
        <w:tc>
          <w:tcPr>
            <w:tcW w:type="dxa" w:w="1440"/>
          </w:tcPr>
          <w:p>
            <w:r>
              <w:rPr>
                <w:b/>
              </w:rPr>
              <w:t>12.3×</w:t>
            </w:r>
          </w:p>
        </w:tc>
      </w:tr>
      <w:tr>
        <w:tc>
          <w:tcPr>
            <w:tcW w:type="dxa" w:w="1440"/>
          </w:tcPr>
          <w:p>
            <w:r>
              <w:rPr>
                <w:b/>
              </w:rPr>
              <w:t>Polars</w:t>
            </w:r>
          </w:p>
        </w:tc>
        <w:tc>
          <w:tcPr>
            <w:tcW w:type="dxa" w:w="1440"/>
          </w:tcPr>
          <w:p>
            <w:r>
              <w:rPr/>
              <w:t>100</w:t>
            </w:r>
          </w:p>
        </w:tc>
        <w:tc>
          <w:tcPr>
            <w:tcW w:type="dxa" w:w="1440"/>
          </w:tcPr>
          <w:p>
            <w:r>
              <w:rPr/>
              <w:t>0.106</w:t>
            </w:r>
          </w:p>
        </w:tc>
        <w:tc>
          <w:tcPr>
            <w:tcW w:type="dxa" w:w="1440"/>
          </w:tcPr>
          <w:p>
            <w:r>
              <w:rPr/>
              <w:t>0.466</w:t>
            </w:r>
          </w:p>
        </w:tc>
        <w:tc>
          <w:tcPr>
            <w:tcW w:type="dxa" w:w="1440"/>
          </w:tcPr>
          <w:p>
            <w:r>
              <w:rPr/>
              <w:t>0.105</w:t>
            </w:r>
          </w:p>
        </w:tc>
        <w:tc>
          <w:tcPr>
            <w:tcW w:type="dxa" w:w="1440"/>
          </w:tcPr>
          <w:p>
            <w:r>
              <w:rPr/>
              <w:t>5.7×</w:t>
            </w:r>
          </w:p>
        </w:tc>
      </w:tr>
      <w:tr>
        <w:tc>
          <w:tcPr>
            <w:tcW w:type="dxa" w:w="1440"/>
          </w:tcPr>
          <w:p>
            <w:r>
              <w:rPr/>
              <w:t>PLINK2</w:t>
            </w:r>
          </w:p>
        </w:tc>
        <w:tc>
          <w:tcPr>
            <w:tcW w:type="dxa" w:w="1440"/>
          </w:tcPr>
          <w:p>
            <w:r>
              <w:rPr/>
              <w:t>96^a^</w:t>
            </w:r>
          </w:p>
        </w:tc>
        <w:tc>
          <w:tcPr>
            <w:tcW w:type="dxa" w:w="1440"/>
          </w:tcPr>
          <w:p>
            <w:r>
              <w:rPr/>
              <w:t>0.603</w:t>
            </w:r>
          </w:p>
        </w:tc>
        <w:tc>
          <w:tcPr>
            <w:tcW w:type="dxa" w:w="1440"/>
          </w:tcPr>
          <w:p>
            <w:r>
              <w:rPr/>
              <w:t>0.703</w:t>
            </w:r>
          </w:p>
        </w:tc>
        <w:tc>
          <w:tcPr>
            <w:tcW w:type="dxa" w:w="1440"/>
          </w:tcPr>
          <w:p>
            <w:r>
              <w:rPr/>
              <w:t>0.603</w:t>
            </w:r>
          </w:p>
        </w:tc>
        <w:tc>
          <w:tcPr>
            <w:tcW w:type="dxa" w:w="1440"/>
          </w:tcPr>
          <w:p>
            <w:r>
              <w:rPr/>
              <w:t>1× (ref.)</w:t>
            </w:r>
          </w:p>
        </w:tc>
      </w:tr>
    </w:tbl>
    <w:p>
      <w:commentRangeStart w:id="114"/>
      <w:commentRangeStart w:id="161"/>
      <w:r>
        <w:rPr/>
        <w:t>^a^ PLINK2 failed on 4 genome-wide PGS IDs (</w:t>
      </w:r>
      <w:commentRangeStart w:id="65"/>
      <w:ins w:id="281" w:author="Prose edit" w:date="2026-10-24T23:58:41Z">
        <w:r>
          <w:rPr/>
          <w:t xml:space="preserve">PGS000013, PGS000014, PGS000016 and PGS000017; </w:t>
        </w:r>
      </w:ins>
      <w:commentRangeEnd w:id="65"/>
      <w:r>
        <w:rPr>
          <w:rStyle w:val="CommentReference"/>
        </w:rPr>
        <w:commentReference w:id="65"/>
      </w:r>
      <w:r>
        <w:rPr/>
        <w:t>6.6–6.9M variants) due to 4-part ID matching constraints; just-prs engines scored all 100.</w:t>
      </w:r>
      <w:commentRangeEnd w:id="161"/>
      <w:r>
        <w:rPr>
          <w:rStyle w:val="CommentReference"/>
        </w:rPr>
        <w:commentReference w:id="161"/>
      </w:r>
      <w:commentRangeEnd w:id="114"/>
      <w:r>
        <w:rPr>
          <w:rStyle w:val="CommentReference"/>
        </w:rPr>
        <w:commentReference w:id="114"/>
      </w:r>
    </w:p>
    <w:p>
      <w:r>
        <w:rPr>
          <w:b/>
        </w:rPr>
        <w:t>Table 6.</w:t>
      </w:r>
      <w:r>
        <w:rPr/>
        <w:t xml:space="preserve"> Score concordance between engines.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Engine pair</w:t>
            </w:r>
          </w:p>
        </w:tc>
        <w:tc>
          <w:tcPr>
            <w:tcW w:type="dxa" w:w="2160"/>
          </w:tcPr>
          <w:p>
            <w:r>
              <w:rPr>
                <w:b/>
                <w:i/>
              </w:rPr>
              <w:t>N</w:t>
            </w:r>
            <w:r>
              <w:rPr>
                <w:b/>
              </w:rPr>
              <w:t xml:space="preserve"> PGS</w:t>
            </w:r>
          </w:p>
        </w:tc>
        <w:tc>
          <w:tcPr>
            <w:tcW w:type="dxa" w:w="2160"/>
          </w:tcPr>
          <w:p>
            <w:r>
              <w:rPr>
                <w:b/>
              </w:rPr>
              <w:t xml:space="preserve">Pearson </w:t>
            </w:r>
            <w:r>
              <w:rPr>
                <w:b/>
                <w:i/>
              </w:rPr>
              <w:t>r</w:t>
            </w:r>
          </w:p>
        </w:tc>
        <w:tc>
          <w:tcPr>
            <w:tcW w:type="dxa" w:w="2160"/>
          </w:tcPr>
          <w:p>
            <w:r>
              <w:rPr>
                <w:b/>
              </w:rPr>
              <w:t>Max |Δ score|</w:t>
            </w:r>
          </w:p>
        </w:tc>
      </w:tr>
      <w:tr>
        <w:tc>
          <w:tcPr>
            <w:tcW w:type="dxa" w:w="2160"/>
          </w:tcPr>
          <w:p>
            <w:r>
              <w:rPr/>
              <w:t>DuckDB ↔ Polars</w:t>
            </w:r>
          </w:p>
        </w:tc>
        <w:tc>
          <w:tcPr>
            <w:tcW w:type="dxa" w:w="2160"/>
          </w:tcPr>
          <w:p>
            <w:r>
              <w:rPr/>
              <w:t>100</w:t>
            </w:r>
          </w:p>
        </w:tc>
        <w:tc>
          <w:tcPr>
            <w:tcW w:type="dxa" w:w="2160"/>
          </w:tcPr>
          <w:p>
            <w:r>
              <w:rPr>
                <w:b/>
              </w:rPr>
              <w:t>1.000000</w:t>
            </w:r>
          </w:p>
        </w:tc>
        <w:tc>
          <w:tcPr>
            <w:tcW w:type="dxa" w:w="2160"/>
          </w:tcPr>
          <w:p>
            <w:r>
              <w:rPr/>
              <w:t>&lt; 1.1 × 10⁻¹³</w:t>
            </w:r>
          </w:p>
        </w:tc>
      </w:tr>
      <w:tr>
        <w:tc>
          <w:tcPr>
            <w:tcW w:type="dxa" w:w="2160"/>
          </w:tcPr>
          <w:p>
            <w:r>
              <w:rPr/>
              <w:t xml:space="preserve">DuckDB </w:t>
            </w:r>
            <w:commentRangeStart w:id="66"/>
            <w:del w:id="282" w:author="Figures and tables" w:date="2026-10-24T23:58:41Z">
              <w:r>
                <w:rPr/>
                <w:delText xml:space="preserve">↔ PLINK2 </w:delText>
              </w:r>
            </w:del>
          </w:p>
        </w:tc>
        <w:tc>
          <w:tcPr>
            <w:tcW w:type="dxa" w:w="2160"/>
          </w:tcPr>
          <w:p>
            <w:del w:id="283" w:author="Figures and tables" w:date="2026-10-24T23:58:41Z">
              <w:r>
                <w:rPr/>
                <w:delText xml:space="preserve"> 96 </w:delText>
              </w:r>
            </w:del>
          </w:p>
        </w:tc>
        <w:tc>
          <w:tcPr>
            <w:tcW w:type="dxa" w:w="2160"/>
          </w:tcPr>
          <w:p>
            <w:del w:id="284" w:author="Figures and tables" w:date="2026-10-24T23:58:41Z">
              <w:r>
                <w:rPr/>
                <w:delText xml:space="preserve"> 0.999859 </w:delText>
              </w:r>
            </w:del>
          </w:p>
        </w:tc>
        <w:tc>
          <w:tcPr>
            <w:tcW w:type="dxa" w:w="2160"/>
          </w:tcPr>
          <w:p>
            <w:del w:id="285" w:author="Figures and tables" w:date="2026-10-24T23:58:41Z">
              <w:r>
                <w:rPr/>
                <w:delText xml:space="preserve"> 21.4 </w:delText>
              </w:r>
            </w:del>
          </w:p>
        </w:tc>
      </w:tr>
      <w:tr>
        <w:tc>
          <w:tcPr>
            <w:tcW w:type="dxa" w:w="2160"/>
          </w:tcPr>
          <w:p>
            <w:ins w:id="286" w:author="Figures and tables" w:date="2026-10-24T23:58:41Z">
              <w:r>
                <w:rPr/>
                <w:t>or</w:t>
              </w:r>
            </w:ins>
            <w:commentRangeEnd w:id="66"/>
            <w:r>
              <w:rPr>
                <w:rStyle w:val="CommentReference"/>
              </w:rPr>
              <w:commentReference w:id="66"/>
            </w:r>
            <w:r>
              <w:rPr/>
              <w:t xml:space="preserve"> Polars ↔ PLINK2</w:t>
            </w:r>
          </w:p>
        </w:tc>
        <w:tc>
          <w:tcPr>
            <w:tcW w:type="dxa" w:w="2160"/>
          </w:tcPr>
          <w:p>
            <w:r>
              <w:rPr/>
              <w:t>96</w:t>
            </w:r>
          </w:p>
        </w:tc>
        <w:tc>
          <w:tcPr>
            <w:tcW w:type="dxa" w:w="2160"/>
          </w:tcPr>
          <w:p>
            <w:r>
              <w:rPr/>
              <w:t>0.999859</w:t>
            </w:r>
          </w:p>
        </w:tc>
        <w:tc>
          <w:tcPr>
            <w:tcW w:type="dxa" w:w="2160"/>
          </w:tcPr>
          <w:p>
            <w:r>
              <w:rPr/>
              <w:t>21.4</w:t>
            </w:r>
          </w:p>
        </w:tc>
      </w:tr>
    </w:tbl>
    <w:p>
      <w:r>
        <w:rPr/>
        <w:t>DuckDB and Polars agreed to within 1.1 × 10⁻¹³ on this input.</w:t>
      </w:r>
      <w:commentRangeStart w:id="108"/>
      <w:r>
        <w:rPr/>
        <w:t xml:space="preserve"> Scores </w:t>
      </w:r>
      <w:commentRangeStart w:id="67"/>
      <w:del w:id="287" w:author="Prose edit" w:date="2026-10-24T23:58:41Z">
        <w:r>
          <w:rPr/>
          <w:delText>closely</w:delText>
        </w:r>
      </w:del>
      <w:ins w:id="288" w:author="Prose edit" w:date="2026-10-24T23:58:41Z">
        <w:r>
          <w:rPr/>
          <w:t>were</w:t>
        </w:r>
      </w:ins>
      <w:r>
        <w:rPr/>
        <w:t xml:space="preserve"> </w:t>
      </w:r>
      <w:del w:id="289" w:author="Prose edit" w:date="2026-10-24T23:58:41Z">
        <w:r>
          <w:rPr/>
          <w:delText>agreed</w:delText>
        </w:r>
      </w:del>
      <w:ins w:id="290" w:author="Prose edit" w:date="2026-10-24T23:58:41Z">
        <w:r>
          <w:rPr/>
          <w:t>highly correlated</w:t>
        </w:r>
      </w:ins>
      <w:r>
        <w:rPr/>
        <w:t xml:space="preserve"> with</w:t>
      </w:r>
      <w:ins w:id="291" w:author="Prose edit" w:date="2026-10-24T23:58:41Z">
        <w:r>
          <w:rPr/>
          <w:t xml:space="preserve"> those of</w:t>
        </w:r>
      </w:ins>
      <w:r>
        <w:rPr/>
        <w:t xml:space="preserve"> the external PLINK2 comparator</w:t>
      </w:r>
      <w:ins w:id="292" w:author="Prose edit" w:date="2026-10-24T23:58:41Z">
        <w:r>
          <w:rPr/>
          <w:t xml:space="preserve"> across the 96 scores</w:t>
        </w:r>
      </w:ins>
      <w:r>
        <w:rPr/>
        <w:t xml:space="preserve"> (Pearson r = 0.999859</w:t>
      </w:r>
      <w:del w:id="293" w:author="Prose edit" w:date="2026-10-24T23:58:41Z">
        <w:r>
          <w:rPr/>
          <w:delText>;</w:delText>
        </w:r>
      </w:del>
      <w:ins w:id="294" w:author="Prose edit" w:date="2026-10-24T23:58:41Z">
        <w:r>
          <w:rPr/>
          <w:t>),</w:t>
        </w:r>
      </w:ins>
      <w:r>
        <w:rPr/>
        <w:t xml:space="preserve"> </w:t>
      </w:r>
      <w:del w:id="295" w:author="Prose edit" w:date="2026-10-24T23:58:41Z">
        <w:r>
          <w:rPr/>
          <w:delText>maximum</w:delText>
        </w:r>
      </w:del>
      <w:ins w:id="296" w:author="Prose edit" w:date="2026-10-24T23:58:41Z">
        <w:r>
          <w:rPr/>
          <w:t>although the largest</w:t>
        </w:r>
      </w:ins>
      <w:r>
        <w:rPr/>
        <w:t xml:space="preserve"> absolute </w:t>
      </w:r>
      <w:ins w:id="297" w:author="Prose edit" w:date="2026-10-24T23:58:41Z">
        <w:r>
          <w:rPr/>
          <w:t xml:space="preserve">difference for a single </w:t>
        </w:r>
      </w:ins>
      <w:r>
        <w:rPr/>
        <w:t xml:space="preserve">score </w:t>
      </w:r>
      <w:del w:id="298" w:author="Prose edit" w:date="2026-10-24T23:58:41Z">
        <w:r>
          <w:rPr/>
          <w:delText>difference</w:delText>
        </w:r>
      </w:del>
      <w:ins w:id="299" w:author="Prose edit" w:date="2026-10-24T23:58:41Z">
        <w:r>
          <w:rPr/>
          <w:t>was</w:t>
        </w:r>
      </w:ins>
      <w:r>
        <w:rPr/>
        <w:t xml:space="preserve"> 21.4</w:t>
      </w:r>
      <w:del w:id="300" w:author="Prose edit" w:date="2026-10-24T23:58:41Z">
        <w:r>
          <w:rPr/>
          <w:delText>)</w:delText>
        </w:r>
      </w:del>
      <w:commentRangeEnd w:id="67"/>
      <w:r>
        <w:rPr>
          <w:rStyle w:val="CommentReference"/>
        </w:rPr>
        <w:commentReference w:id="67"/>
      </w:r>
      <w:r>
        <w:rPr/>
        <w:t>.</w:t>
      </w:r>
      <w:commentRangeEnd w:id="108"/>
      <w:r>
        <w:rPr>
          <w:rStyle w:val="CommentReference"/>
        </w:rPr>
        <w:commentReference w:id="108"/>
      </w:r>
      <w:r>
        <w:rPr/>
        <w:t xml:space="preserve"> The workflows differ in variant identification</w:t>
      </w:r>
      <w:commentRangeStart w:id="68"/>
      <w:ins w:id="301" w:author="Prose edit" w:date="2026-10-24T23:58:41Z">
        <w:r>
          <w:rPr/>
          <w:t xml:space="preserve"> and in their inputs</w:t>
        </w:r>
      </w:ins>
      <w:r>
        <w:rPr/>
        <w:t>: just-prs resolves scoring variants by genomic position with allele-orientation handling</w:t>
      </w:r>
      <w:ins w:id="302" w:author="Prose edit" w:date="2026-10-24T23:58:41Z">
        <w:r>
          <w:rPr/>
          <w:t xml:space="preserve"> and in this benchmark read the PASS-filtered genome including chromosome X</w:t>
        </w:r>
      </w:ins>
      <w:r>
        <w:rPr/>
        <w:t>, whereas the PLINK2 benchmark used exact chr:pos:ref:alt identifiers</w:t>
      </w:r>
      <w:ins w:id="303" w:author="Prose edit" w:date="2026-10-24T23:58:41Z">
        <w:r>
          <w:rPr/>
          <w:t xml:space="preserve"> on a dataset converted from the unfiltered VCF and restricted to chromosomes 1–22</w:t>
        </w:r>
      </w:ins>
      <w:r>
        <w:rPr/>
        <w:t>.</w:t>
      </w:r>
      <w:r>
        <w:rPr/>
        <w:t xml:space="preserve"> </w:t>
      </w:r>
      <w:commentRangeStart w:id="159"/>
      <w:del w:id="304" w:author="Prose edit" w:date="2026-10-24T23:58:41Z">
        <w:r>
          <w:rPr/>
          <w:delText>This</w:delText>
        </w:r>
      </w:del>
      <w:ins w:id="305" w:author="Prose edit" w:date="2026-10-24T23:58:41Z">
        <w:r>
          <w:rPr/>
          <w:t>Position-based matching</w:t>
        </w:r>
      </w:ins>
      <w:r>
        <w:rPr/>
        <w:t xml:space="preserve"> allows just-prs to match variants that the benchmark's exact-identifier route misses</w:t>
      </w:r>
      <w:ins w:id="306" w:author="Prose edit" w:date="2026-10-24T23:58:41Z">
        <w:r>
          <w:rPr/>
          <w:t>; together with the differences in record filtering</w:t>
        </w:r>
      </w:ins>
      <w:r>
        <w:rPr/>
        <w:t xml:space="preserve"> and </w:t>
      </w:r>
      <w:del w:id="307" w:author="Prose edit" w:date="2026-10-24T23:58:41Z">
        <w:r>
          <w:rPr/>
          <w:delText>explains</w:delText>
        </w:r>
      </w:del>
      <w:ins w:id="308" w:author="Prose edit" w:date="2026-10-24T23:58:41Z">
        <w:r>
          <w:rPr/>
          <w:t>chromosome coverage, this can explain</w:t>
        </w:r>
      </w:ins>
      <w:r>
        <w:rPr/>
        <w:t xml:space="preserve"> why score differences</w:t>
      </w:r>
      <w:del w:id="309" w:author="Prose edit" w:date="2026-10-24T23:58:41Z">
        <w:r>
          <w:rPr/>
          <w:delText xml:space="preserve"> can</w:delText>
        </w:r>
      </w:del>
      <w:r>
        <w:rPr/>
        <w:t xml:space="preserve"> remain despite the same weighted-sum calculation</w:t>
      </w:r>
      <w:ins w:id="310" w:author="Prose edit" w:date="2026-10-24T23:58:41Z">
        <w:r>
          <w:rPr/>
          <w:t>, and the separate contributions were not quantified</w:t>
        </w:r>
      </w:ins>
      <w:commentRangeEnd w:id="68"/>
      <w:r>
        <w:rPr>
          <w:rStyle w:val="CommentReference"/>
        </w:rPr>
        <w:commentReference w:id="68"/>
      </w:r>
      <w:r>
        <w:rPr/>
        <w:t>.</w:t>
      </w:r>
      <w:commentRangeEnd w:id="159"/>
      <w:r>
        <w:rPr>
          <w:rStyle w:val="CommentReference"/>
        </w:rPr>
        <w:commentReference w:id="159"/>
      </w:r>
      <w:r>
        <w:rPr/>
        <w:t xml:space="preserve"> The comparison concerns this PLINK2 configuration, not a general limitation of the tool.</w:t>
      </w:r>
      <w:r>
        <w:rPr/>
        <w:t xml:space="preserve"> Correlation here measures agreement across scores for one genome; it does not measure rankings across individuals.</w:t>
      </w:r>
      <w:r>
        <w:rPr/>
        <w:t xml:space="preserve"> Supplementary S3 distinguishes per-call Python heap measurements from PLINK2 process memory.</w:t>
      </w:r>
    </w:p>
    <w:p>
      <w:r>
        <w:rPr/>
        <w:t>Reported variant-match rates in this benchmark were approximately 50 to 54%.</w:t>
      </w:r>
      <w:r>
        <w:rPr/>
        <w:t xml:space="preserve"> These values describe the benchmark configuration, rather than the maximum coverage supported by just-prs.</w:t>
      </w:r>
      <w:r>
        <w:rPr/>
        <w:t xml:space="preserve"> Reference-homozygote restoration can recover eligible absent loci for many scores, and the array workflow supports LD-proxy estimation (Section 3.2); their coverage gains are not quantified by this engine comparison.</w:t>
      </w:r>
      <w:r>
        <w:rPr/>
        <w:t xml:space="preserve"> Missingness and allele matching also affect comparison with reference distributions.</w:t>
      </w:r>
      <w:commentRangeStart w:id="121"/>
      <w:r>
        <w:rPr/>
        <w:t xml:space="preserve"> The reported speedups are ratios of engine-level median runtimes, with 100 completed scores for DuckDB and Polars and 96 for PLINK2.</w:t>
      </w:r>
      <w:commentRangeEnd w:id="121"/>
      <w:r>
        <w:rPr>
          <w:rStyle w:val="CommentReference"/>
        </w:rPr>
        <w:commentReference w:id="121"/>
      </w:r>
    </w:p>
    <w:p>
      <w:r>
        <w:rPr/>
        <w:t>Annotation reliability depends on both the source evidence and its representation in the module.</w:t>
      </w:r>
      <w:r>
        <w:rPr/>
        <w:t xml:space="preserve"> Published associations do not by themselves validate extraction, allele orientation, genotype matching, or report wording.</w:t>
      </w:r>
      <w:r>
        <w:rPr/>
        <w:t xml:space="preserve"> The present benchmarks measure runtime and score agreement; they do not constitute a systematic accuracy evaluation of the annotation modules.</w:t>
      </w:r>
    </w:p>
    <w:p>
      <w:pPr>
        <w:pStyle w:val="Heading1"/>
      </w:pPr>
      <w:r>
        <w:rPr>
          <w:b/>
        </w:rPr>
        <w:t>6.</w:t>
      </w:r>
      <w:r>
        <w:rPr>
          <w:b/>
        </w:rPr>
        <w:t xml:space="preserve"> Discussion</w:t>
      </w:r>
    </w:p>
    <w:p>
      <w:pPr>
        <w:pStyle w:val="Heading2"/>
      </w:pPr>
      <w:r>
        <w:rPr>
          <w:b/>
        </w:rPr>
        <w:t>6.1 Limitations of Variant Annotation</w:t>
      </w:r>
    </w:p>
    <w:p>
      <w:r>
        <w:rPr/>
        <w:t>Variant annotation tools surface statistical associations from published literature, and several inherent limitations apply.</w:t>
      </w:r>
      <w:r>
        <w:rPr/>
        <w:t xml:space="preserve"> Heritability is a population-level statistic, not individual determinism, and estimates change with environment, study design, and cohort.</w:t>
      </w:r>
      <w:r>
        <w:rPr/>
        <w:t xml:space="preserve"> A polygenic risk score is a linear weighted sum that reflects where an individual falls in a reference population's distribution; real biology is not linear, and gene-gene and gene-environment interactions, feedback loops, developmental windows, and compensatory mechanisms are not captured.</w:t>
      </w:r>
      <w:r>
        <w:rPr/>
        <w:t xml:space="preserve"> Most PGS Catalog scoring files were derived from predominantly European cohorts, so associations may not transfer to other ancestries (Section 6.4).</w:t>
      </w:r>
      <w:r>
        <w:rPr/>
        <w:t xml:space="preserve"> Most variants surfaced are statistical associations from GWAS without an established causal mechanism; many GWAS hits are tagging SNPs, and effect sizes typically shrink in replication.</w:t>
      </w:r>
    </w:p>
    <w:p>
      <w:r>
        <w:rPr/>
        <w:t>AI-generated modules carry additional uncertainty: they are automated drafts produced by language models reading published papers, and they will contain mistakes; users should treat them as lower confidence than expert-curated modules and review the underlying evidence.</w:t>
      </w:r>
      <w:commentRangeStart w:id="146"/>
      <w:r>
        <w:rPr/>
        <w:t xml:space="preserve"> Just-DNA-Lite is a research tool, not a clinical pipeline.</w:t>
      </w:r>
      <w:commentRangeEnd w:id="146"/>
      <w:r>
        <w:rPr>
          <w:rStyle w:val="CommentReference"/>
        </w:rPr>
        <w:commentReference w:id="146"/>
      </w:r>
      <w:commentRangeStart w:id="69"/>
      <w:ins w:id="311" w:author="Policy fit" w:date="2026-10-24T23:58:41Z">
        <w:r>
          <w:rPr/>
          <w:t xml:space="preserve"> The interface tells users the same: a label in its top bar marks the tool for research use only, and a notice on the welcome screen of the annotation page states that it is neither a medical device nor clinically validated and advises re-testing any finding of interest with a clinically validated method in a certified laboratory.</w:t>
        </w:r>
      </w:ins>
      <w:commentRangeEnd w:id="69"/>
      <w:r>
        <w:rPr>
          <w:rStyle w:val="CommentReference"/>
        </w:rPr>
        <w:commentReference w:id="69"/>
      </w:r>
      <w:r>
        <w:rPr/>
        <w:t xml:space="preserve"> Raw VCFs contain false positives, and automated annotations have inherent error rates.</w:t>
      </w:r>
      <w:r>
        <w:rPr/>
        <w:t xml:space="preserve"> The platform joins the user's variants against published databases and computes polygenic risk scores, adding contextual information from those sources; it does not interpret results in a clinical context.</w:t>
      </w:r>
    </w:p>
    <w:p>
      <w:pPr>
        <w:pStyle w:val="Heading2"/>
      </w:pPr>
      <w:r>
        <w:rPr>
          <w:b/>
        </w:rPr>
        <w:t>6.2 Local Processing and Data Privacy</w:t>
      </w:r>
    </w:p>
    <w:p>
      <w:r>
        <w:rPr/>
        <w:t>Core annotation and PRS computation use local genome files, cached reference datasets, and local result storage.</w:t>
      </w:r>
      <w:r>
        <w:rPr/>
        <w:t xml:space="preserve"> Downloading reference data does not require uploading the user's genome.</w:t>
      </w:r>
      <w:r>
        <w:rPr/>
        <w:t xml:space="preserve"> This architecture reduces the need to disclose genomic data to a hosted analysis service, but local execution is not a guarantee against disclosure through other parts of a workflow.</w:t>
      </w:r>
    </w:p>
    <w:p>
      <w:commentRangeStart w:id="103"/>
      <w:r>
        <w:rPr/>
        <w:t>Optional AI explanations and MCP clients require a separate assessment: when an assistant uses an external model provider, prompts and tool outputs may transmit sensitive results even if the raw VCF remains local.</w:t>
      </w:r>
      <w:commentRangeEnd w:id="103"/>
      <w:r>
        <w:rPr>
          <w:rStyle w:val="CommentReference"/>
        </w:rPr>
        <w:commentReference w:id="103"/>
      </w:r>
      <w:r>
        <w:rPr/>
        <w:t xml:space="preserve"> Privacy therefore depends on the deployment, the selected services, and the information shared with them.</w:t>
      </w:r>
      <w:r>
        <w:rPr/>
        <w:t xml:space="preserve"> The platform's local architecture alone does not establish regulatory compliance.</w:t>
      </w:r>
    </w:p>
    <w:p>
      <w:pPr>
        <w:pStyle w:val="Heading2"/>
      </w:pPr>
      <w:r>
        <w:rPr>
          <w:b/>
        </w:rPr>
        <w:t>6.3 Platform Philosophy: Transparency and the Right to Read Your Own Genome</w:t>
      </w:r>
    </w:p>
    <w:p>
      <w:commentRangeStart w:id="147"/>
      <w:r>
        <w:rPr/>
        <w:t xml:space="preserve">Just-DNA-Lite is built on a simple conviction: people have the right to read and explore their own genomic data, and researchers have the right to work with </w:t>
      </w:r>
      <w:commentRangeStart w:id="70"/>
      <w:commentRangeStart w:id="71"/>
      <w:del w:id="312" w:author="Policy fit" w:date="2026-10-24T23:58:41Z">
        <w:r>
          <w:rPr/>
          <w:delText>public</w:delText>
        </w:r>
      </w:del>
      <w:ins w:id="313" w:author="Policy fit" w:date="2026-10-24T23:58:41Z">
        <w:r>
          <w:rPr/>
          <w:t>genomes</w:t>
        </w:r>
      </w:ins>
      <w:r>
        <w:rPr/>
        <w:t xml:space="preserve"> </w:t>
      </w:r>
      <w:del w:id="314" w:author="Policy fit" w:date="2026-10-24T23:58:41Z">
        <w:r>
          <w:rPr/>
          <w:delText>genomes</w:delText>
        </w:r>
      </w:del>
      <w:ins w:id="315" w:author="Policy fit" w:date="2026-10-24T23:58:41Z">
        <w:r>
          <w:rPr/>
          <w:t>their owners have released for research, such as the one benchmarked here,</w:t>
        </w:r>
      </w:ins>
      <w:commentRangeEnd w:id="71"/>
      <w:r>
        <w:rPr>
          <w:rStyle w:val="CommentReference"/>
        </w:rPr>
        <w:commentReference w:id="71"/>
      </w:r>
      <w:commentRangeEnd w:id="70"/>
      <w:r>
        <w:rPr>
          <w:rStyle w:val="CommentReference"/>
        </w:rPr>
        <w:commentReference w:id="70"/>
      </w:r>
      <w:r>
        <w:rPr/>
        <w:t xml:space="preserve"> without a gatekeeper's permission.</w:t>
      </w:r>
      <w:commentRangeEnd w:id="147"/>
      <w:r>
        <w:rPr>
          <w:rStyle w:val="CommentReference"/>
        </w:rPr>
        <w:commentReference w:id="147"/>
      </w:r>
      <w:r>
        <w:rPr/>
        <w:t xml:space="preserve"> The GDPR's right of access (Article 15) already entitles individuals to obtain a copy of their personal data, and the emerging European Health Data Space is designed to give people access to and control over their own health information.</w:t>
      </w:r>
      <w:commentRangeStart w:id="88"/>
      <w:r>
        <w:rPr/>
        <w:t xml:space="preserve"> A tool that runs locally and shows </w:t>
      </w:r>
      <w:commentRangeStart w:id="72"/>
      <w:del w:id="316" w:author="Deslop" w:date="2026-10-24T23:58:41Z">
        <w:r>
          <w:rPr/>
          <w:delText>you</w:delText>
        </w:r>
      </w:del>
      <w:ins w:id="317" w:author="Deslop" w:date="2026-10-24T23:58:41Z">
        <w:r>
          <w:rPr/>
          <w:t>people</w:t>
        </w:r>
      </w:ins>
      <w:r>
        <w:rPr/>
        <w:t xml:space="preserve"> everything in </w:t>
      </w:r>
      <w:del w:id="318" w:author="Deslop" w:date="2026-10-24T23:58:41Z">
        <w:r>
          <w:rPr/>
          <w:delText>your</w:delText>
        </w:r>
      </w:del>
      <w:ins w:id="319" w:author="Deslop" w:date="2026-10-24T23:58:41Z">
        <w:r>
          <w:rPr/>
          <w:t>their</w:t>
        </w:r>
      </w:ins>
      <w:commentRangeEnd w:id="72"/>
      <w:r>
        <w:rPr>
          <w:rStyle w:val="CommentReference"/>
        </w:rPr>
        <w:commentReference w:id="72"/>
      </w:r>
      <w:r>
        <w:rPr/>
        <w:t xml:space="preserve"> own genome is, in this light, an instrument of an existing right.</w:t>
      </w:r>
      <w:commentRangeEnd w:id="88"/>
      <w:r>
        <w:rPr>
          <w:rStyle w:val="CommentReference"/>
        </w:rPr>
        <w:commentReference w:id="88"/>
      </w:r>
    </w:p>
    <w:p>
      <w:r>
        <w:rPr/>
        <w:t>Genomic findings can be misinterpreted or provide false reassurance, particularly when analytical errors and ancestry differences are overlooked (Tandy-Connor et al., 2018; Manrai et al., 2016).</w:t>
      </w:r>
      <w:r>
        <w:rPr/>
        <w:t xml:space="preserve"> The interface presents model provenance, variant-match rates, ancestry context, and differences among scores to make these limitations inspectable.</w:t>
      </w:r>
      <w:r>
        <w:rPr/>
        <w:t xml:space="preserve"> Displaying this information is a design choice; whether it improves user understanding requires a usability study.</w:t>
      </w:r>
      <w:r>
        <w:rPr/>
        <w:t xml:space="preserve"> The project also maintains tutorials and has run hands-on workshops for non-specialists.</w:t>
      </w:r>
    </w:p>
    <w:p>
      <w:pPr>
        <w:pStyle w:val="Heading2"/>
      </w:pPr>
      <w:r>
        <w:rPr>
          <w:b/>
        </w:rPr>
        <w:t>6.4 Limitations</w:t>
      </w:r>
    </w:p>
    <w:p>
      <w:r>
        <w:rPr>
          <w:b/>
        </w:rPr>
        <w:t>Population stratification.</w:t>
      </w:r>
      <w:r>
        <w:rPr/>
        <w:t xml:space="preserve"> The 1000 Genomes-based percentile distributions provide population-specific reference points (AFR, AMR, EAS, EUR, SAS), but most modules and PGS scoring files derive from predominantly European cohorts; transferability to non-European populations is a known limitation of the source data, not specific to this platform.</w:t>
      </w:r>
      <w:r>
        <w:rPr/>
        <w:t xml:space="preserve"> </w:t>
      </w:r>
      <w:r>
        <w:rPr>
          <w:b/>
        </w:rPr>
        <w:t>Ancestry selection.</w:t>
      </w:r>
      <w:r>
        <w:rPr/>
        <w:t xml:space="preserve"> </w:t>
      </w:r>
      <w:commentRangeStart w:id="73"/>
      <w:commentRangeStart w:id="105"/>
      <w:del w:id="320" w:author="Prose edit" w:date="2026-10-24T23:58:41Z">
        <w:r>
          <w:rPr/>
          <w:delText>Automatic</w:delText>
        </w:r>
      </w:del>
      <w:ins w:id="321" w:author="Prose edit" w:date="2026-10-24T23:58:41Z">
        <w:r>
          <w:rPr/>
          <w:t>The reference superpopulation is preselected from</w:t>
        </w:r>
      </w:ins>
      <w:r>
        <w:rPr/>
        <w:t xml:space="preserve"> ancestry </w:t>
      </w:r>
      <w:del w:id="322" w:author="Prose edit" w:date="2026-10-24T23:58:41Z">
        <w:r>
          <w:rPr/>
          <w:delText>inference</w:delText>
        </w:r>
      </w:del>
      <w:ins w:id="323" w:author="Prose edit" w:date="2026-10-24T23:58:41Z">
        <w:r>
          <w:rPr/>
          <w:t>inferred automatically</w:t>
        </w:r>
      </w:ins>
      <w:r>
        <w:rPr/>
        <w:t xml:space="preserve"> from the VCF</w:t>
      </w:r>
      <w:ins w:id="324" w:author="Prose edit" w:date="2026-10-24T23:58:41Z">
        <w:r>
          <w:rPr/>
          <w:t>,</w:t>
        </w:r>
      </w:ins>
      <w:r>
        <w:rPr/>
        <w:t xml:space="preserve"> </w:t>
      </w:r>
      <w:del w:id="325" w:author="Prose edit" w:date="2026-10-24T23:58:41Z">
        <w:r>
          <w:rPr/>
          <w:delText>is not yet implemented;</w:delText>
        </w:r>
      </w:del>
      <w:ins w:id="326" w:author="Prose edit" w:date="2026-10-24T23:58:41Z">
        <w:r>
          <w:rPr/>
          <w:t>and</w:t>
        </w:r>
      </w:ins>
      <w:r>
        <w:rPr/>
        <w:t xml:space="preserve"> users </w:t>
      </w:r>
      <w:del w:id="327" w:author="Prose edit" w:date="2026-10-24T23:58:41Z">
        <w:r>
          <w:rPr/>
          <w:delText>select</w:delText>
        </w:r>
      </w:del>
      <w:ins w:id="328" w:author="Prose edit" w:date="2026-10-24T23:58:41Z">
        <w:r>
          <w:rPr/>
          <w:t>can</w:t>
        </w:r>
      </w:ins>
      <w:r>
        <w:rPr/>
        <w:t xml:space="preserve"> </w:t>
      </w:r>
      <w:del w:id="329" w:author="Prose edit" w:date="2026-10-24T23:58:41Z">
        <w:r>
          <w:rPr/>
          <w:delText>the</w:delText>
        </w:r>
      </w:del>
      <w:ins w:id="330" w:author="Prose edit" w:date="2026-10-24T23:58:41Z">
        <w:r>
          <w:rPr/>
          <w:t>override</w:t>
        </w:r>
      </w:ins>
      <w:r>
        <w:rPr/>
        <w:t xml:space="preserve"> </w:t>
      </w:r>
      <w:del w:id="331" w:author="Prose edit" w:date="2026-10-24T23:58:41Z">
        <w:r>
          <w:rPr/>
          <w:delText>closest reference superpopulation</w:delText>
        </w:r>
      </w:del>
      <w:ins w:id="332" w:author="Prose edit" w:date="2026-10-24T23:58:41Z">
        <w:r>
          <w:rPr/>
          <w:t>it</w:t>
        </w:r>
      </w:ins>
      <w:commentRangeEnd w:id="73"/>
      <w:r>
        <w:rPr>
          <w:rStyle w:val="CommentReference"/>
        </w:rPr>
        <w:commentReference w:id="73"/>
      </w:r>
      <w:r>
        <w:rPr/>
        <w:t>.</w:t>
      </w:r>
      <w:commentRangeEnd w:id="105"/>
      <w:r>
        <w:rPr>
          <w:rStyle w:val="CommentReference"/>
        </w:rPr>
        <w:commentReference w:id="105"/>
      </w:r>
      <w:r>
        <w:rPr/>
        <w:t xml:space="preserve"> </w:t>
      </w:r>
      <w:r>
        <w:rPr>
          <w:b/>
        </w:rPr>
        <w:t>Input format.</w:t>
      </w:r>
      <w:r>
        <w:rPr/>
        <w:t xml:space="preserve"> The platform supports </w:t>
      </w:r>
      <w:commentRangeStart w:id="74"/>
      <w:ins w:id="333" w:author="Prose edit" w:date="2026-10-24T23:58:41Z">
        <w:r>
          <w:rPr/>
          <w:t>whole-genome (</w:t>
        </w:r>
      </w:ins>
      <w:r>
        <w:rPr/>
        <w:t>WGS</w:t>
      </w:r>
      <w:ins w:id="334" w:author="Prose edit" w:date="2026-10-24T23:58:41Z">
        <w:r>
          <w:rPr/>
          <w:t>)</w:t>
        </w:r>
      </w:ins>
      <w:r>
        <w:rPr/>
        <w:t xml:space="preserve"> and </w:t>
      </w:r>
      <w:ins w:id="335" w:author="Prose edit" w:date="2026-10-24T23:58:41Z">
        <w:r>
          <w:rPr/>
          <w:t>whole-exome (</w:t>
        </w:r>
      </w:ins>
      <w:r>
        <w:rPr/>
        <w:t>WES</w:t>
      </w:r>
      <w:ins w:id="336" w:author="Prose edit" w:date="2026-10-24T23:58:41Z">
        <w:r>
          <w:rPr/>
          <w:t>)</w:t>
        </w:r>
      </w:ins>
      <w:commentRangeEnd w:id="74"/>
      <w:r>
        <w:rPr>
          <w:rStyle w:val="CommentReference"/>
        </w:rPr>
        <w:commentReference w:id="74"/>
      </w:r>
      <w:commentRangeStart w:id="113"/>
      <w:r>
        <w:rPr/>
        <w:t xml:space="preserve"> VCFs; GRCh38 is the primary build, with GRCh37/hg19 handled via liftover; consumer microarray data is supported experimentally (with far lower coverage, which the platform surfaces to users); T2T references are not yet supported.</w:t>
      </w:r>
      <w:commentRangeEnd w:id="113"/>
      <w:r>
        <w:rPr>
          <w:rStyle w:val="CommentReference"/>
        </w:rPr>
        <w:commentReference w:id="113"/>
      </w:r>
      <w:r>
        <w:rPr/>
        <w:t xml:space="preserve"> </w:t>
      </w:r>
      <w:r>
        <w:rPr>
          <w:b/>
        </w:rPr>
        <w:t>Module quality variation.</w:t>
      </w:r>
      <w:r>
        <w:rPr/>
        <w:t xml:space="preserve"> Expert-curated modules inherit the limitations of their source databases; AI-generated modules have additional variability and require user review.</w:t>
      </w:r>
    </w:p>
    <w:p>
      <w:pPr>
        <w:pStyle w:val="Heading2"/>
      </w:pPr>
      <w:r>
        <w:rPr>
          <w:b/>
        </w:rPr>
        <w:t>6.5 Future Directions</w:t>
      </w:r>
    </w:p>
    <w:p>
      <w:commentRangeStart w:id="119"/>
      <w:r>
        <w:rPr/>
        <w:t>Several extensions are underway or planned: GRCh37/hg19 liftover (added), experimental consumer-microarray support, and eventual T2T reference support.</w:t>
      </w:r>
      <w:commentRangeEnd w:id="119"/>
      <w:r>
        <w:rPr>
          <w:rStyle w:val="CommentReference"/>
        </w:rPr>
        <w:commentReference w:id="119"/>
      </w:r>
      <w:commentRangeStart w:id="93"/>
      <w:r>
        <w:rPr/>
        <w:t xml:space="preserve"> Multi-species support (companion-animal genomics) is </w:t>
      </w:r>
      <w:commentRangeStart w:id="75"/>
      <w:commentRangeStart w:id="76"/>
      <w:del w:id="337" w:author="Deslop" w:date="2026-10-24T23:58:41Z">
        <w:r>
          <w:rPr/>
          <w:delText>a compelling</w:delText>
        </w:r>
      </w:del>
      <w:ins w:id="338" w:author="Deslop" w:date="2026-10-24T23:58:41Z">
        <w:r>
          <w:rPr/>
          <w:t>another</w:t>
        </w:r>
      </w:ins>
      <w:r>
        <w:rPr/>
        <w:t xml:space="preserve"> direction</w:t>
      </w:r>
      <w:ins w:id="339" w:author="Deslop" w:date="2026-10-24T23:58:41Z">
        <w:r>
          <w:rPr/>
          <w:t xml:space="preserve"> we are considering</w:t>
        </w:r>
      </w:ins>
      <w:commentRangeEnd w:id="76"/>
      <w:r>
        <w:rPr>
          <w:rStyle w:val="CommentReference"/>
        </w:rPr>
        <w:commentReference w:id="76"/>
      </w:r>
      <w:commentRangeEnd w:id="75"/>
      <w:r>
        <w:rPr>
          <w:rStyle w:val="CommentReference"/>
        </w:rPr>
        <w:commentReference w:id="75"/>
      </w:r>
      <w:r>
        <w:rPr/>
        <w:t>.</w:t>
      </w:r>
      <w:commentRangeEnd w:id="93"/>
      <w:r>
        <w:rPr>
          <w:rStyle w:val="CommentReference"/>
        </w:rPr>
        <w:commentReference w:id="93"/>
      </w:r>
      <w:r>
        <w:rPr/>
        <w:t xml:space="preserve"> We are also considering methylation and transcriptomic ageing clocks, among the analyses users most frequently request.</w:t>
      </w:r>
      <w:r>
        <w:rPr/>
        <w:t xml:space="preserve"> Within the ROGEN consortium, population-calibrated polygenic risk scores are planned for a Romanian genomic cohort of approximately 5,000 individuals; that cohort has not yet been sequenced, and none of the work reported here uses cohort data.</w:t>
      </w:r>
      <w:r>
        <w:rPr/>
        <w:t xml:space="preserve"> Beyond technical extensions, </w:t>
      </w:r>
      <w:commentRangeStart w:id="77"/>
      <w:commentRangeStart w:id="78"/>
      <w:commentRangeStart w:id="94"/>
      <w:del w:id="340" w:author="Deslop" w:date="2026-10-24T23:58:41Z">
        <w:r>
          <w:rPr/>
          <w:delText xml:space="preserve">the larger experiment is social: </w:delText>
        </w:r>
      </w:del>
      <w:commentRangeEnd w:id="94"/>
      <w:r>
        <w:rPr>
          <w:rStyle w:val="CommentReference"/>
        </w:rPr>
        <w:commentReference w:id="94"/>
      </w:r>
      <w:commentRangeEnd w:id="78"/>
      <w:r>
        <w:rPr>
          <w:rStyle w:val="CommentReference"/>
        </w:rPr>
        <w:commentReference w:id="78"/>
      </w:r>
      <w:commentRangeEnd w:id="77"/>
      <w:r>
        <w:rPr>
          <w:rStyle w:val="CommentReference"/>
        </w:rPr>
        <w:commentReference w:id="77"/>
      </w:r>
      <w:r>
        <w:rPr/>
        <w:t>we encourage the community to build and share modules, and by design do not vet what others publish.</w:t>
      </w:r>
      <w:r>
        <w:rPr/>
        <w:t xml:space="preserve"> This openness has an unavoidable consequence: community- and AI-generated modules will contain mistakes.</w:t>
      </w:r>
      <w:r>
        <w:rPr/>
        <w:t xml:space="preserve"> Instead of gatekeeping, the platform mitigates this consequence by making provenance visible (the </w:t>
      </w:r>
      <w:r>
        <w:rPr>
          <w:rFonts w:ascii="Consolas" w:hAnsi="Consolas"/>
        </w:rPr>
        <w:t>curator</w:t>
      </w:r>
      <w:r>
        <w:rPr/>
        <w:t xml:space="preserve"> field, the explicit expert-versus-AI distinction) so that trust can be calibrated.</w:t>
      </w:r>
      <w:r>
        <w:rPr/>
        <w:t xml:space="preserve"> How best to curate and validate a large, decentralized ecosystem of genomic annotations is not yet known; Just-DNA-Lite is offered both as a usable platform and as a testbed for that question.</w:t>
      </w:r>
    </w:p>
    <w:p>
      <w:pPr>
        <w:pStyle w:val="Heading1"/>
      </w:pPr>
      <w:r>
        <w:rPr>
          <w:b/>
        </w:rPr>
        <w:t>7.</w:t>
      </w:r>
      <w:r>
        <w:rPr>
          <w:b/>
        </w:rPr>
        <w:t xml:space="preserve"> Conclusion</w:t>
      </w:r>
    </w:p>
    <w:p>
      <w:r>
        <w:rPr/>
        <w:t>Just-DNA-Lite integrates local variant annotation, polygenic scoring, and inspectable reports with a portable annotation-module contract and versioned content discovery.</w:t>
      </w:r>
      <w:r>
        <w:rPr/>
        <w:t xml:space="preserve"> </w:t>
      </w:r>
      <w:commentRangeStart w:id="79"/>
      <w:ins w:id="341" w:author="Prose edit" w:date="2026-10-24T23:58:41Z">
        <w:r>
          <w:rPr/>
          <w:t>The platform provides infrastructure for research and education, without establishing clinical validity for the findings it reports.</w:t>
        </w:r>
      </w:ins>
      <w:ins w:id="342" w:author="Prose edit" w:date="2026-10-24T23:58:41Z">
        <w:r>
          <w:rPr/>
          <w:t xml:space="preserve"> </w:t>
        </w:r>
      </w:ins>
      <w:commentRangeStart w:id="140"/>
      <w:r>
        <w:rPr/>
        <w:t>Typed MCP tools make the PRS engine available to AI assistants.</w:t>
      </w:r>
      <w:commentRangeEnd w:id="140"/>
      <w:r>
        <w:rPr>
          <w:rStyle w:val="CommentReference"/>
        </w:rPr>
        <w:commentReference w:id="140"/>
      </w:r>
      <w:r>
        <w:rPr/>
        <w:t xml:space="preserve"> On one public genome, the reported benchmarks show faster annotation than the earlier Just-DNA-Seq configuration and close numerical agreement between </w:t>
      </w:r>
      <w:ins w:id="343" w:author="Prose edit" w:date="2026-10-24T23:58:41Z">
        <w:r>
          <w:rPr/>
          <w:t xml:space="preserve">the two just-prs </w:t>
        </w:r>
      </w:ins>
      <w:r>
        <w:rPr/>
        <w:t>scoring engines.</w:t>
      </w:r>
      <w:r>
        <w:rPr/>
        <w:t xml:space="preserve"> Evaluation across individuals, reference populations, and matched-variant sets remains necessary to establish the broader reliability of these workflows.</w:t>
      </w:r>
      <w:r>
        <w:rPr/>
        <w:t xml:space="preserve"> </w:t>
      </w:r>
      <w:commentRangeStart w:id="172"/>
      <w:del w:id="344" w:author="Prose edit" w:date="2026-10-24T23:58:41Z">
        <w:r>
          <w:rPr/>
          <w:delText>The</w:delText>
        </w:r>
      </w:del>
      <w:ins w:id="345" w:author="Prose edit" w:date="2026-10-24T23:58:41Z">
        <w:r>
          <w:rPr/>
          <w:t>Just-DNA-Lite</w:t>
        </w:r>
      </w:ins>
      <w:r>
        <w:rPr/>
        <w:t xml:space="preserve"> </w:t>
      </w:r>
      <w:del w:id="346" w:author="Prose edit" w:date="2026-10-24T23:58:41Z">
        <w:r>
          <w:rPr/>
          <w:delText>platform</w:delText>
        </w:r>
      </w:del>
      <w:ins w:id="347" w:author="Prose edit" w:date="2026-10-24T23:58:41Z">
        <w:r>
          <w:rPr/>
          <w:t>is</w:t>
        </w:r>
      </w:ins>
      <w:r>
        <w:rPr/>
        <w:t xml:space="preserve"> </w:t>
      </w:r>
      <w:del w:id="348" w:author="Prose edit" w:date="2026-10-24T23:58:41Z">
        <w:r>
          <w:rPr/>
          <w:delText>provides</w:delText>
        </w:r>
      </w:del>
      <w:ins w:id="349" w:author="Prose edit" w:date="2026-10-24T23:58:41Z">
        <w:r>
          <w:rPr/>
          <w:t>open</w:t>
        </w:r>
      </w:ins>
      <w:r>
        <w:rPr/>
        <w:t xml:space="preserve"> </w:t>
      </w:r>
      <w:del w:id="350" w:author="Prose edit" w:date="2026-10-24T23:58:41Z">
        <w:r>
          <w:rPr/>
          <w:delText>infrastructure for research</w:delText>
        </w:r>
      </w:del>
      <w:ins w:id="351" w:author="Prose edit" w:date="2026-10-24T23:58:41Z">
        <w:r>
          <w:rPr/>
          <w:t>source,</w:t>
        </w:r>
      </w:ins>
      <w:r>
        <w:rPr/>
        <w:t xml:space="preserve"> and </w:t>
      </w:r>
      <w:del w:id="352" w:author="Prose edit" w:date="2026-10-24T23:58:41Z">
        <w:r>
          <w:rPr/>
          <w:delText>education,</w:delText>
        </w:r>
      </w:del>
      <w:ins w:id="353" w:author="Prose edit" w:date="2026-10-24T23:58:41Z">
        <w:r>
          <w:rPr/>
          <w:t>new annotation modules can be added as data</w:t>
        </w:r>
      </w:ins>
      <w:r>
        <w:rPr/>
        <w:t xml:space="preserve"> without </w:t>
      </w:r>
      <w:del w:id="354" w:author="Prose edit" w:date="2026-10-24T23:58:41Z">
        <w:r>
          <w:rPr/>
          <w:delText>establishing clinical validity for</w:delText>
        </w:r>
      </w:del>
      <w:ins w:id="355" w:author="Prose edit" w:date="2026-10-24T23:58:41Z">
        <w:r>
          <w:rPr/>
          <w:t>modifying</w:t>
        </w:r>
      </w:ins>
      <w:r>
        <w:rPr/>
        <w:t xml:space="preserve"> the </w:t>
      </w:r>
      <w:del w:id="356" w:author="Prose edit" w:date="2026-10-24T23:58:41Z">
        <w:r>
          <w:rPr/>
          <w:delText>findings</w:delText>
        </w:r>
      </w:del>
      <w:ins w:id="357" w:author="Prose edit" w:date="2026-10-24T23:58:41Z">
        <w:r>
          <w:rPr/>
          <w:t>annotation</w:t>
        </w:r>
      </w:ins>
      <w:r>
        <w:rPr/>
        <w:t xml:space="preserve"> </w:t>
      </w:r>
      <w:del w:id="358" w:author="Prose edit" w:date="2026-10-24T23:58:41Z">
        <w:r>
          <w:rPr/>
          <w:delText>it reports</w:delText>
        </w:r>
      </w:del>
      <w:ins w:id="359" w:author="Prose edit" w:date="2026-10-24T23:58:41Z">
        <w:r>
          <w:rPr/>
          <w:t>engine</w:t>
        </w:r>
      </w:ins>
      <w:commentRangeEnd w:id="79"/>
      <w:r>
        <w:rPr>
          <w:rStyle w:val="CommentReference"/>
        </w:rPr>
        <w:commentReference w:id="79"/>
      </w:r>
      <w:r>
        <w:rPr/>
        <w:t>.</w:t>
      </w:r>
      <w:commentRangeEnd w:id="172"/>
      <w:r>
        <w:rPr>
          <w:rStyle w:val="CommentReference"/>
        </w:rPr>
        <w:commentReference w:id="172"/>
      </w:r>
    </w:p>
    <w:p>
      <w:pPr>
        <w:pStyle w:val="Heading1"/>
      </w:pPr>
      <w:commentRangeStart w:id="80"/>
      <w:ins w:id="360" w:author="Journal adaptation" w:date="2026-10-24T23:58:41Z">
        <w:r>
          <w:rPr>
            <w:b/>
          </w:rPr>
          <w:t>List of Abbreviations</w:t>
        </w:r>
      </w:ins>
    </w:p>
    <w:p>
      <w:ins w:id="361" w:author="Journal adaptation" w:date="2026-10-24T23:58:41Z">
        <w:r>
          <w:rPr/>
          <w:t>AFR, African; AGPL, GNU Affero General Public License; AI, artificial intelligence; AMR, admixed American; API, application programming interface; CC0, Creative Commons Zero public-domain waiver; CLI, command-line interface; CPU, central processing unit; CSV, comma-separated values; DP, read depth; EAS, East Asian; EUR, European; GDPR, General Data Protection Regulation; GRCh37 and GRCh38, Genome Reference Consortium human genome builds 37 and 38; GWAS, genome-wide association study; gVCF, genomic Variant Call Format; HAGR, Human Ageing Genomic Resources; HDD, hard disk drive; HTML, HyperText Markup Language; HTTP, Hypertext Transfer Protocol; HTTPS, Hypertext Transfer Protocol Secure; ID, identifier; IGF-1, insulin-like growth factor 1; JBOD, just a bunch of disks; LD, linkage disequilibrium; MCP, Model Context Protocol; mTOR, mechanistic target of rapamycin; OS, operating system; PGS, polygenic score; PRS, polygenic risk score; QUAL, variant call quality; RAM, random-access memory; rsID, Reference SNP cluster identifier; SAS, South Asian; SD, standard deviation; SEM, standard error of the mean; SNP, single-nucleotide polymorphism; SQL, Structured Query Language; SSD, solid-state drive; T2T, telomere-to-telomere; UI, user interface; VCF, Variant Call Format; VEP, Variant Effect Predictor; VO2 max, maximal oxygen uptake; WES, whole-exome sequencing; WGS, whole-genome sequencing; YAML, YAML Ain't Markup Language.</w:t>
        </w:r>
      </w:ins>
      <w:commentRangeEnd w:id="80"/>
      <w:r>
        <w:rPr>
          <w:rStyle w:val="CommentReference"/>
        </w:rPr>
        <w:commentReference w:id="80"/>
      </w:r>
    </w:p>
    <w:p>
      <w:pPr>
        <w:pStyle w:val="Heading1"/>
      </w:pPr>
      <w:r>
        <w:rPr>
          <w:b/>
        </w:rPr>
        <w:t>Contribution Statements</w:t>
      </w:r>
    </w:p>
    <w:p>
      <w:pPr>
        <w:pStyle w:val="ListBullet"/>
      </w:pPr>
      <w:r>
        <w:rPr>
          <w:b/>
        </w:rPr>
        <w:t>Kulaga Anton</w:t>
      </w:r>
      <w:r>
        <w:rPr/>
        <w:t xml:space="preserve"> — co-founded the project, bioinformatic pipeline development, Just-DNA-Lite architecture (Dagster/Polars/DuckDB pipeline, uv workspace), just-prs library development and benchmarking, web UI development, team management, article writing</w:t>
      </w:r>
    </w:p>
    <w:p>
      <w:pPr>
        <w:pStyle w:val="ListBullet"/>
      </w:pPr>
      <w:r>
        <w:rPr>
          <w:b/>
        </w:rPr>
        <w:t>Usanov Nikolay</w:t>
      </w:r>
      <w:r>
        <w:rPr/>
        <w:t xml:space="preserve"> — co-founded the project, Just-DNA-Lite platform development, integration of the AI module-creation capability into the web interface, fundraising </w:t>
      </w:r>
      <w:r>
        <w:rPr>
          <w:i/>
        </w:rPr>
        <w:t>(the authoring plugin is the subject of the companion paper)</w:t>
      </w:r>
    </w:p>
    <w:p>
      <w:pPr>
        <w:pStyle w:val="ListBullet"/>
      </w:pPr>
      <w:r>
        <w:rPr>
          <w:b/>
        </w:rPr>
        <w:t>Borysova Olga</w:t>
      </w:r>
      <w:r>
        <w:rPr/>
        <w:t xml:space="preserve"> — modules and report content (longevity variants, cardiovascular traits, lipid metabolism, VO2 max, athletic performance, pharmacogenomics), LongevityMap database curation and expansion, pathway categorization, report structure, data collection and analysis</w:t>
      </w:r>
    </w:p>
    <w:p>
      <w:pPr>
        <w:pStyle w:val="ListBullet"/>
      </w:pPr>
      <w:r>
        <w:rPr>
          <w:b/>
        </w:rPr>
        <w:t>Karmazin Alexey</w:t>
      </w:r>
      <w:r>
        <w:rPr/>
        <w:t xml:space="preserve"> — lead architect of the Generation I report system, OakVar report modules and preparation utilities, PRS modules</w:t>
      </w:r>
    </w:p>
    <w:p>
      <w:pPr>
        <w:pStyle w:val="ListBullet"/>
      </w:pPr>
      <w:r>
        <w:rPr>
          <w:b/>
        </w:rPr>
        <w:t>Koval Maria</w:t>
      </w:r>
      <w:r>
        <w:rPr/>
        <w:t xml:space="preserve"> — report modules, report template, trait annotation modules (thrombophilia, cardiovascular)</w:t>
      </w:r>
    </w:p>
    <w:p>
      <w:pPr>
        <w:pStyle w:val="ListBullet"/>
      </w:pPr>
      <w:r>
        <w:rPr>
          <w:b/>
        </w:rPr>
        <w:t>Fedorova Alina</w:t>
      </w:r>
      <w:r>
        <w:rPr/>
        <w:t xml:space="preserve"> — bioinformatic utilities, scientific literature exploration</w:t>
      </w:r>
    </w:p>
    <w:p>
      <w:pPr>
        <w:pStyle w:val="ListBullet"/>
      </w:pPr>
      <w:r>
        <w:rPr>
          <w:b/>
        </w:rPr>
        <w:t>Pushkareva Malvina</w:t>
      </w:r>
      <w:r>
        <w:rPr/>
        <w:t xml:space="preserve"> — software development and testing</w:t>
      </w:r>
    </w:p>
    <w:p>
      <w:pPr>
        <w:pStyle w:val="ListBullet"/>
      </w:pPr>
      <w:r>
        <w:rPr>
          <w:b/>
        </w:rPr>
        <w:t>Evfratov Sergey</w:t>
      </w:r>
      <w:r>
        <w:rPr/>
        <w:t xml:space="preserve"> — pharmacogenomics (drug) module development</w:t>
      </w:r>
    </w:p>
    <w:p>
      <w:pPr>
        <w:pStyle w:val="ListBullet"/>
      </w:pPr>
      <w:r>
        <w:rPr>
          <w:b/>
        </w:rPr>
        <w:t>Ryangguk Kim</w:t>
      </w:r>
      <w:r>
        <w:rPr/>
        <w:t xml:space="preserve"> — created and maintained OakVar, extended it for the Generation I platform</w:t>
      </w:r>
    </w:p>
    <w:p>
      <w:pPr>
        <w:pStyle w:val="ListBullet"/>
      </w:pPr>
      <w:r>
        <w:rPr>
          <w:b/>
        </w:rPr>
        <w:t>Zaharia Livia</w:t>
      </w:r>
      <w:commentRangeStart w:id="148"/>
      <w:r>
        <w:rPr/>
        <w:t xml:space="preserve"> — beta-testing, provided her whole genome for testing and benchmarking</w:t>
      </w:r>
      <w:commentRangeEnd w:id="148"/>
      <w:r>
        <w:rPr>
          <w:rStyle w:val="CommentReference"/>
        </w:rPr>
        <w:commentReference w:id="148"/>
      </w:r>
    </w:p>
    <w:p>
      <w:pPr>
        <w:pStyle w:val="ListBullet"/>
      </w:pPr>
      <w:r>
        <w:rPr>
          <w:b/>
        </w:rPr>
        <w:t>Fuellen Georg</w:t>
      </w:r>
      <w:r>
        <w:rPr/>
        <w:t xml:space="preserve"> — co-supervision, valuable suggestions and comments</w:t>
      </w:r>
    </w:p>
    <w:p>
      <w:pPr>
        <w:pStyle w:val="ListBullet"/>
      </w:pPr>
      <w:r>
        <w:rPr>
          <w:b/>
        </w:rPr>
        <w:t>Tacutu Robi</w:t>
      </w:r>
      <w:r>
        <w:rPr/>
        <w:t xml:space="preserve"> — bioinformatics and ageing research advising, LongevityMap database</w:t>
      </w:r>
    </w:p>
    <w:p>
      <w:r>
        <w:rPr>
          <w:b/>
        </w:rPr>
        <w:t>Acknowledgments:</w:t>
      </w:r>
      <w:r>
        <w:rPr/>
        <w:t xml:space="preserve"> Volodymir Semenuik for help with documentation.</w:t>
      </w:r>
    </w:p>
    <w:p>
      <w:pPr>
        <w:pStyle w:val="Heading1"/>
      </w:pPr>
      <w:r>
        <w:rPr>
          <w:b/>
        </w:rPr>
        <w:t>Funding</w:t>
      </w:r>
    </w:p>
    <w:p>
      <w:r>
        <w:rPr/>
        <w:t>This work was partially supported by the ROGEN project (</w:t>
      </w:r>
      <w:r>
        <w:rPr>
          <w:i/>
        </w:rPr>
        <w:t>Dezvoltarea cercetării genomice în România</w:t>
      </w:r>
      <w:r>
        <w:rPr/>
        <w:t>), project code 324809, funded by the European Regional Development Fund and the Romanian national budget through the Health Programme (PS/272/PS_P5/OP1/RSO1.1/PS_P5_RSO1.1_A9), coordinated by the "Carol Davila" University of Medicine and Pharmacy, Bucharest (implementation December 2024 – December 2029).</w:t>
      </w:r>
      <w:r>
        <w:rPr/>
        <w:t xml:space="preserve"> A.K.</w:t>
      </w:r>
      <w:r>
        <w:rPr/>
        <w:t xml:space="preserve"> and R.T.</w:t>
      </w:r>
      <w:r>
        <w:rPr/>
        <w:t xml:space="preserve"> received funding through this project.</w:t>
      </w:r>
      <w:r>
        <w:rPr/>
        <w:t xml:space="preserve"> </w:t>
      </w:r>
      <w:commentRangeStart w:id="123"/>
      <w:r>
        <w:rPr>
          <w:i/>
        </w:rPr>
        <w:t>[TODO: confirm ROGEN mandatory acknowledgment text.]</w:t>
      </w:r>
      <w:commentRangeEnd w:id="123"/>
      <w:r>
        <w:rPr>
          <w:rStyle w:val="CommentReference"/>
        </w:rPr>
        <w:commentReference w:id="123"/>
      </w:r>
    </w:p>
    <w:p>
      <w:pPr>
        <w:pStyle w:val="Heading1"/>
      </w:pPr>
      <w:commentRangeStart w:id="177"/>
      <w:r>
        <w:rPr>
          <w:b/>
        </w:rPr>
        <w:t>Code Availability</w:t>
      </w:r>
      <w:commentRangeEnd w:id="177"/>
      <w:r>
        <w:rPr>
          <w:rStyle w:val="CommentReference"/>
        </w:rPr>
        <w:commentReference w:id="177"/>
      </w:r>
    </w:p>
    <w:p>
      <w:commentRangeStart w:id="81"/>
      <w:ins w:id="362" w:author="Journal adaptation" w:date="2026-10-24T23:58:41Z">
        <w:r>
          <w:rPr>
            <w:b/>
          </w:rPr>
          <w:t>Availability and requirements</w:t>
        </w:r>
      </w:ins>
    </w:p>
    <w:p>
      <w:pPr>
        <w:pStyle w:val="ListBullet"/>
      </w:pPr>
      <w:ins w:id="363" w:author="Journal adaptation" w:date="2026-10-24T23:58:41Z">
        <w:r>
          <w:rPr>
            <w:b/>
          </w:rPr>
          <w:t>Project name:</w:t>
        </w:r>
      </w:ins>
      <w:ins w:id="364" w:author="Journal adaptation" w:date="2026-10-24T23:58:41Z">
        <w:r>
          <w:rPr/>
          <w:t xml:space="preserve"> Just-DNA-Lite</w:t>
        </w:r>
      </w:ins>
    </w:p>
    <w:p>
      <w:pPr>
        <w:pStyle w:val="ListBullet"/>
      </w:pPr>
      <w:ins w:id="365" w:author="Journal adaptation" w:date="2026-10-24T23:58:41Z">
        <w:r>
          <w:rPr>
            <w:b/>
          </w:rPr>
          <w:t>Project home page:</w:t>
        </w:r>
      </w:ins>
      <w:ins w:id="366" w:author="Journal adaptation" w:date="2026-10-24T23:58:41Z">
        <w:r>
          <w:rPr/>
          <w:t xml:space="preserve"> https://github.com/dna-seq/just-dna-lite</w:t>
        </w:r>
      </w:ins>
    </w:p>
    <w:p>
      <w:pPr>
        <w:pStyle w:val="ListBullet"/>
      </w:pPr>
      <w:ins w:id="367" w:author="Journal adaptation" w:date="2026-10-24T23:58:41Z">
        <w:r>
          <w:rPr>
            <w:b/>
          </w:rPr>
          <w:t>Operating systems:</w:t>
        </w:r>
      </w:ins>
      <w:ins w:id="368" w:author="Journal adaptation" w:date="2026-10-24T23:58:41Z">
        <w:r>
          <w:rPr/>
          <w:t xml:space="preserve"> Linux, macOS and Windows</w:t>
        </w:r>
      </w:ins>
    </w:p>
    <w:p>
      <w:pPr>
        <w:pStyle w:val="ListBullet"/>
      </w:pPr>
      <w:ins w:id="369" w:author="Journal adaptation" w:date="2026-10-24T23:58:41Z">
        <w:r>
          <w:rPr>
            <w:b/>
          </w:rPr>
          <w:t>Programming language:</w:t>
        </w:r>
      </w:ins>
      <w:ins w:id="370" w:author="Journal adaptation" w:date="2026-10-24T23:58:41Z">
        <w:r>
          <w:rPr/>
          <w:t xml:space="preserve"> Python</w:t>
        </w:r>
      </w:ins>
    </w:p>
    <w:p>
      <w:pPr>
        <w:pStyle w:val="ListBullet"/>
      </w:pPr>
      <w:ins w:id="371" w:author="Journal adaptation" w:date="2026-10-24T23:58:41Z">
        <w:r>
          <w:rPr>
            <w:b/>
          </w:rPr>
          <w:t>Other requirements:</w:t>
        </w:r>
      </w:ins>
      <w:ins w:id="372" w:author="Journal adaptation" w:date="2026-10-24T23:58:41Z">
        <w:r>
          <w:rPr/>
          <w:t xml:space="preserve"> Python 3.13 and the uv package manager for installation from source; the Windows and macOS installers and the Podman or Docker container need no separate Python installation</w:t>
        </w:r>
      </w:ins>
    </w:p>
    <w:p>
      <w:pPr>
        <w:pStyle w:val="ListBullet"/>
      </w:pPr>
      <w:ins w:id="373" w:author="Journal adaptation" w:date="2026-10-24T23:58:41Z">
        <w:r>
          <w:rPr>
            <w:b/>
          </w:rPr>
          <w:t>Licence:</w:t>
        </w:r>
      </w:ins>
      <w:ins w:id="374" w:author="Journal adaptation" w:date="2026-10-24T23:58:41Z">
        <w:r>
          <w:rPr/>
          <w:t xml:space="preserve"> GNU Affero General Public License v3 (AGPL v3)</w:t>
        </w:r>
      </w:ins>
    </w:p>
    <w:p>
      <w:pPr>
        <w:pStyle w:val="ListBullet"/>
      </w:pPr>
      <w:ins w:id="375" w:author="Journal adaptation" w:date="2026-10-24T23:58:41Z">
        <w:r>
          <w:rPr>
            <w:b/>
          </w:rPr>
          <w:t>Any restrictions to use by non-academics:</w:t>
        </w:r>
      </w:ins>
      <w:ins w:id="376" w:author="Journal adaptation" w:date="2026-10-24T23:58:41Z">
        <w:r>
          <w:rPr/>
          <w:t xml:space="preserve"> none beyond the terms of the licence</w:t>
        </w:r>
      </w:ins>
      <w:commentRangeEnd w:id="81"/>
      <w:r>
        <w:rPr>
          <w:rStyle w:val="CommentReference"/>
        </w:rPr>
        <w:commentReference w:id="81"/>
      </w:r>
    </w:p>
    <w:p>
      <w:r>
        <w:rPr>
          <w:b/>
        </w:rPr>
        <w:t>GitHub Organization:</w:t>
      </w:r>
      <w:r>
        <w:rPr/>
        <w:t xml:space="preserve"> https://github.com/dna-seq</w:t>
      </w:r>
    </w:p>
    <w:p>
      <w:commentRangeStart w:id="82"/>
      <w:ins w:id="377" w:author="Prose edit" w:date="2026-10-24T23:58:41Z">
        <w:r>
          <w:rPr/>
          <w:t>Table 7 lists the software repositories of both generations.</w:t>
        </w:r>
      </w:ins>
      <w:commentRangeEnd w:id="82"/>
      <w:r>
        <w:rPr>
          <w:rStyle w:val="CommentReference"/>
        </w:rPr>
        <w:commentReference w:id="82"/>
      </w:r>
    </w:p>
    <w:p>
      <w:r>
        <w:rPr>
          <w:b/>
        </w:rPr>
        <w:t>Table 7.</w:t>
      </w:r>
      <w:r>
        <w:rPr/>
        <w:t xml:space="preserve"> Software repositories.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Repository</w:t>
            </w:r>
          </w:p>
        </w:tc>
        <w:tc>
          <w:tcPr>
            <w:tcW w:type="dxa" w:w="2880"/>
          </w:tcPr>
          <w:p>
            <w:r>
              <w:rPr>
                <w:b/>
              </w:rPr>
              <w:t>Description</w:t>
            </w:r>
          </w:p>
        </w:tc>
        <w:tc>
          <w:tcPr>
            <w:tcW w:type="dxa" w:w="2880"/>
          </w:tcPr>
          <w:p>
            <w:r>
              <w:rPr>
                <w:b/>
              </w:rPr>
              <w:t>Generation</w:t>
            </w:r>
          </w:p>
        </w:tc>
      </w:tr>
      <w:tr>
        <w:tc>
          <w:tcPr>
            <w:tcW w:type="dxa" w:w="2880"/>
          </w:tcPr>
          <w:p>
            <w:hyperlink r:id="rId9">
              <w:r>
                <w:rPr>
                  <w:color w:val="0563C1"/>
                  <w:u w:val="single"/>
                </w:rPr>
                <w:t>just-dna-lite</w:t>
              </w:r>
            </w:hyperlink>
          </w:p>
        </w:tc>
        <w:tc>
          <w:tcPr>
            <w:tcW w:type="dxa" w:w="2880"/>
          </w:tcPr>
          <w:p>
            <w:commentRangeStart w:id="165"/>
            <w:r>
              <w:rPr/>
              <w:t>Main platform: standalone genomic annotation</w:t>
            </w:r>
            <w:commentRangeEnd w:id="165"/>
            <w:r>
              <w:rPr>
                <w:rStyle w:val="CommentReference"/>
              </w:rPr>
              <w:commentReference w:id="165"/>
            </w:r>
          </w:p>
        </w:tc>
        <w:tc>
          <w:tcPr>
            <w:tcW w:type="dxa" w:w="2880"/>
          </w:tcPr>
          <w:p>
            <w:r>
              <w:rPr/>
              <w:t>Gen II</w:t>
            </w:r>
          </w:p>
        </w:tc>
      </w:tr>
      <w:tr>
        <w:tc>
          <w:tcPr>
            <w:tcW w:type="dxa" w:w="2880"/>
          </w:tcPr>
          <w:p>
            <w:hyperlink r:id="rId10">
              <w:r>
                <w:rPr>
                  <w:color w:val="0563C1"/>
                  <w:u w:val="single"/>
                </w:rPr>
                <w:t>just-prs</w:t>
              </w:r>
            </w:hyperlink>
          </w:p>
        </w:tc>
        <w:tc>
          <w:tcPr>
            <w:tcW w:type="dxa" w:w="2880"/>
          </w:tcPr>
          <w:p>
            <w:r>
              <w:rPr/>
              <w:t>PRS computation library/CLI/UI</w:t>
            </w:r>
          </w:p>
        </w:tc>
        <w:tc>
          <w:tcPr>
            <w:tcW w:type="dxa" w:w="2880"/>
          </w:tcPr>
          <w:p>
            <w:r>
              <w:rPr/>
              <w:t>Gen II</w:t>
            </w:r>
          </w:p>
        </w:tc>
      </w:tr>
      <w:tr>
        <w:tc>
          <w:tcPr>
            <w:tcW w:type="dxa" w:w="2880"/>
          </w:tcPr>
          <w:p>
            <w:hyperlink r:id="rId11">
              <w:r>
                <w:rPr>
                  <w:color w:val="0563C1"/>
                  <w:u w:val="single"/>
                </w:rPr>
                <w:t>just-dna-format</w:t>
              </w:r>
            </w:hyperlink>
          </w:p>
        </w:tc>
        <w:tc>
          <w:tcPr>
            <w:tcW w:type="dxa" w:w="2880"/>
          </w:tcPr>
          <w:p>
            <w:r>
              <w:rPr/>
              <w:t>Annotation module schema, manifest/integrity contract, and reference compiler</w:t>
            </w:r>
          </w:p>
        </w:tc>
        <w:tc>
          <w:tcPr>
            <w:tcW w:type="dxa" w:w="2880"/>
          </w:tcPr>
          <w:p>
            <w:r>
              <w:rPr/>
              <w:t>Gen II</w:t>
            </w:r>
          </w:p>
        </w:tc>
      </w:tr>
      <w:tr>
        <w:tc>
          <w:tcPr>
            <w:tcW w:type="dxa" w:w="2880"/>
          </w:tcPr>
          <w:p>
            <w:hyperlink r:id="rId12">
              <w:r>
                <w:rPr>
                  <w:color w:val="0563C1"/>
                  <w:u w:val="single"/>
                </w:rPr>
                <w:t>just-dna-registry</w:t>
              </w:r>
            </w:hyperlink>
          </w:p>
        </w:tc>
        <w:tc>
          <w:tcPr>
            <w:tcW w:type="dxa" w:w="2880"/>
          </w:tcPr>
          <w:p>
            <w:r>
              <w:rPr/>
              <w:t>Catalogue and versioned distribution of annotation modules</w:t>
            </w:r>
          </w:p>
        </w:tc>
        <w:tc>
          <w:tcPr>
            <w:tcW w:type="dxa" w:w="2880"/>
          </w:tcPr>
          <w:p>
            <w:r>
              <w:rPr/>
              <w:t>Gen II</w:t>
            </w:r>
          </w:p>
        </w:tc>
      </w:tr>
      <w:tr>
        <w:tc>
          <w:tcPr>
            <w:tcW w:type="dxa" w:w="2880"/>
          </w:tcPr>
          <w:p>
            <w:hyperlink r:id="rId13">
              <w:r>
                <w:rPr>
                  <w:color w:val="0563C1"/>
                  <w:u w:val="single"/>
                </w:rPr>
                <w:t>just-prs-mcp</w:t>
              </w:r>
            </w:hyperlink>
          </w:p>
        </w:tc>
        <w:tc>
          <w:tcPr>
            <w:tcW w:type="dxa" w:w="2880"/>
          </w:tcPr>
          <w:p>
            <w:r>
              <w:rPr/>
              <w:t>MCP server exposing just-prs to Claude, Cursor, Codex, Antigravity, and other AI agents, with trait-panel graphics and interpretation prompts</w:t>
            </w:r>
          </w:p>
        </w:tc>
        <w:tc>
          <w:tcPr>
            <w:tcW w:type="dxa" w:w="2880"/>
          </w:tcPr>
          <w:p>
            <w:r>
              <w:rPr/>
              <w:t>Gen II</w:t>
            </w:r>
          </w:p>
        </w:tc>
      </w:tr>
      <w:tr>
        <w:tc>
          <w:tcPr>
            <w:tcW w:type="dxa" w:w="2880"/>
          </w:tcPr>
          <w:p>
            <w:hyperlink r:id="rId14">
              <w:r>
                <w:rPr>
                  <w:color w:val="0563C1"/>
                  <w:u w:val="single"/>
                </w:rPr>
                <w:t>prepare-annotations</w:t>
              </w:r>
            </w:hyperlink>
          </w:p>
        </w:tc>
        <w:tc>
          <w:tcPr>
            <w:tcW w:type="dxa" w:w="2880"/>
          </w:tcPr>
          <w:p>
            <w:r>
              <w:rPr/>
              <w:t>Pipelines converting annotation databases to Parquet</w:t>
            </w:r>
          </w:p>
        </w:tc>
        <w:tc>
          <w:tcPr>
            <w:tcW w:type="dxa" w:w="2880"/>
          </w:tcPr>
          <w:p>
            <w:r>
              <w:rPr/>
              <w:t>Gen II</w:t>
            </w:r>
          </w:p>
        </w:tc>
      </w:tr>
      <w:tr>
        <w:tc>
          <w:tcPr>
            <w:tcW w:type="dxa" w:w="2880"/>
          </w:tcPr>
          <w:p>
            <w:hyperlink r:id="rId15">
              <w:r>
                <w:rPr>
                  <w:color w:val="0563C1"/>
                  <w:u w:val="single"/>
                </w:rPr>
                <w:t>reflex-mui-datagrid</w:t>
              </w:r>
            </w:hyperlink>
          </w:p>
        </w:tc>
        <w:tc>
          <w:tcPr>
            <w:tcW w:type="dxa" w:w="2880"/>
          </w:tcPr>
          <w:p>
            <w:r>
              <w:rPr/>
              <w:t>Reflex wrapper for MUI DataGrid</w:t>
            </w:r>
          </w:p>
        </w:tc>
        <w:tc>
          <w:tcPr>
            <w:tcW w:type="dxa" w:w="2880"/>
          </w:tcPr>
          <w:p>
            <w:r>
              <w:rPr/>
              <w:t>Gen II</w:t>
            </w:r>
          </w:p>
        </w:tc>
      </w:tr>
      <w:tr>
        <w:tc>
          <w:tcPr>
            <w:tcW w:type="dxa" w:w="2880"/>
          </w:tcPr>
          <w:p>
            <w:hyperlink r:id="rId16">
              <w:r>
                <w:rPr>
                  <w:color w:val="0563C1"/>
                  <w:u w:val="single"/>
                </w:rPr>
                <w:t>just-biomarkers</w:t>
              </w:r>
            </w:hyperlink>
          </w:p>
        </w:tc>
        <w:tc>
          <w:tcPr>
            <w:tcW w:type="dxa" w:w="2880"/>
          </w:tcPr>
          <w:p>
            <w:r>
              <w:rPr/>
              <w:t>Methylation and other biomarker analysis tools</w:t>
            </w:r>
          </w:p>
        </w:tc>
        <w:tc>
          <w:tcPr>
            <w:tcW w:type="dxa" w:w="2880"/>
          </w:tcPr>
          <w:p>
            <w:r>
              <w:rPr/>
              <w:t>Gen II</w:t>
            </w:r>
          </w:p>
        </w:tc>
      </w:tr>
      <w:tr>
        <w:tc>
          <w:tcPr>
            <w:tcW w:type="dxa" w:w="2880"/>
          </w:tcPr>
          <w:p>
            <w:hyperlink r:id="rId17">
              <w:r>
                <w:rPr>
                  <w:color w:val="0563C1"/>
                  <w:u w:val="single"/>
                </w:rPr>
                <w:t>just-module-creator</w:t>
              </w:r>
            </w:hyperlink>
          </w:p>
        </w:tc>
        <w:tc>
          <w:tcPr>
            <w:tcW w:type="dxa" w:w="2880"/>
          </w:tcPr>
          <w:p>
            <w:r>
              <w:rPr/>
              <w:t>Authoring plugin (MCP tools and skills) for drafting, checking, compiling, and publishing annotation modules inside AI coding assistants (the subject of the companion paper)</w:t>
            </w:r>
          </w:p>
        </w:tc>
        <w:tc>
          <w:tcPr>
            <w:tcW w:type="dxa" w:w="2880"/>
          </w:tcPr>
          <w:p>
            <w:r>
              <w:rPr/>
              <w:t>Gen II</w:t>
            </w:r>
          </w:p>
        </w:tc>
      </w:tr>
      <w:tr>
        <w:tc>
          <w:tcPr>
            <w:tcW w:type="dxa" w:w="2880"/>
          </w:tcPr>
          <w:p>
            <w:hyperlink r:id="rId18">
              <w:r>
                <w:rPr>
                  <w:color w:val="0563C1"/>
                  <w:u w:val="single"/>
                </w:rPr>
                <w:t>dna-seq</w:t>
              </w:r>
            </w:hyperlink>
          </w:p>
        </w:tc>
        <w:tc>
          <w:tcPr>
            <w:tcW w:type="dxa" w:w="2880"/>
          </w:tcPr>
          <w:p>
            <w:r>
              <w:rPr/>
              <w:t>Original DNA-Seq pipeline</w:t>
            </w:r>
          </w:p>
        </w:tc>
        <w:tc>
          <w:tcPr>
            <w:tcW w:type="dxa" w:w="2880"/>
          </w:tcPr>
          <w:p>
            <w:r>
              <w:rPr/>
              <w:t>Gen I</w:t>
            </w:r>
          </w:p>
        </w:tc>
      </w:tr>
    </w:tbl>
    <w:p>
      <w:commentRangeStart w:id="166"/>
      <w:r>
        <w:rPr/>
        <w:t>Annotation modules and reference datasets are published to the just-dna-seq organization on Hugging Face (annotators, ensembl_variations, clinvar, pgs-catalog, prs-percentiles), which is the default source for module auto-discovery.</w:t>
      </w:r>
      <w:commentRangeEnd w:id="166"/>
      <w:r>
        <w:rPr>
          <w:rStyle w:val="CommentReference"/>
        </w:rPr>
        <w:commentReference w:id="166"/>
      </w:r>
      <w:r>
        <w:rPr/>
        <w:t xml:space="preserve"> Other fsspec-compatible sources are equally supported.</w:t>
      </w:r>
    </w:p>
    <w:p>
      <w:pPr>
        <w:pStyle w:val="Heading1"/>
      </w:pPr>
      <w:commentRangeStart w:id="83"/>
      <w:ins w:id="378" w:author="Journal adaptation" w:date="2026-10-24T23:58:41Z">
        <w:r>
          <w:rPr>
            <w:b/>
          </w:rPr>
          <w:t>Data Availability</w:t>
        </w:r>
      </w:ins>
    </w:p>
    <w:p>
      <w:ins w:id="379" w:author="Journal adaptation" w:date="2026-10-24T23:58:41Z">
        <w:r>
          <w:rPr/>
          <w:t>The whole-genome VCF used in both benchmarks is available from Zenodo at https://doi.org/10.5281/zenodo.18370498 under a CC0 waiver; the author whose genome it is deposited it there for research use.</w:t>
        </w:r>
      </w:ins>
      <w:ins w:id="380" w:author="Journal adaptation" w:date="2026-10-24T23:58:41Z">
        <w:r>
          <w:rPr/>
          <w:t xml:space="preserve"> Annotation modules and reference datasets are available from the just-dna-seq organization on Hugging Face (see Code Availability).</w:t>
        </w:r>
      </w:ins>
      <w:commentRangeEnd w:id="83"/>
      <w:r>
        <w:rPr>
          <w:rStyle w:val="CommentReference"/>
        </w:rPr>
        <w:commentReference w:id="83"/>
      </w:r>
    </w:p>
    <w:p>
      <w:pPr>
        <w:pStyle w:val="Heading1"/>
      </w:pPr>
      <w:r>
        <w:rPr>
          <w:b/>
        </w:rPr>
        <w:t>Competing Interests</w:t>
      </w:r>
    </w:p>
    <w:p>
      <w:pPr>
        <w:pStyle w:val="ListBullet"/>
      </w:pPr>
      <w:r>
        <w:rPr/>
        <w:t>Ryangguk Kim is a co-founder of OakVar Inc.</w:t>
      </w:r>
    </w:p>
    <w:p>
      <w:pPr>
        <w:pStyle w:val="ListBullet"/>
      </w:pPr>
      <w:r>
        <w:rPr/>
        <w:t>Anton Kulaga, Olga Borysova, Maria Koval, Nikolay Usanov, and Alexey Karmazin are co-founders of SecvADN SRL, which provides additional services on top of the open-source modules.</w:t>
      </w:r>
    </w:p>
    <w:p>
      <w:pPr>
        <w:pStyle w:val="Heading1"/>
      </w:pPr>
      <w:commentRangeStart w:id="178"/>
      <w:r>
        <w:rPr>
          <w:b/>
        </w:rPr>
        <w:t>Bibliography</w:t>
      </w:r>
      <w:commentRangeEnd w:id="178"/>
      <w:r>
        <w:rPr>
          <w:rStyle w:val="CommentReference"/>
        </w:rPr>
        <w:commentReference w:id="178"/>
      </w:r>
    </w:p>
    <w:p>
      <w:commentRangeStart w:id="158"/>
      <w:r>
        <w:rPr>
          <w:i/>
        </w:rPr>
        <w:t>(Carried over from the combined manuscript; to be finalized with 2022–2026 additions.)</w:t>
      </w:r>
      <w:commentRangeEnd w:id="158"/>
      <w:r>
        <w:rPr>
          <w:rStyle w:val="CommentReference"/>
        </w:rPr>
        <w:commentReference w:id="158"/>
      </w:r>
    </w:p>
    <w:p>
      <w:commentRangeStart w:id="84"/>
      <w:commentRangeStart w:id="152"/>
      <w:del w:id="381" w:author="Prose edit" w:date="2026-10-24T23:58:41Z">
        <w:r>
          <w:rPr/>
          <w:delText>Alteri,</w:delText>
        </w:r>
      </w:del>
      <w:ins w:id="382" w:author="Prose edit" w:date="2026-10-24T23:58:41Z">
        <w:r>
          <w:rPr/>
          <w:t>The</w:t>
        </w:r>
      </w:ins>
      <w:r>
        <w:rPr/>
        <w:t xml:space="preserve"> </w:t>
      </w:r>
      <w:del w:id="383" w:author="Prose edit" w:date="2026-10-24T23:58:41Z">
        <w:r>
          <w:rPr/>
          <w:delText>E.,</w:delText>
        </w:r>
      </w:del>
      <w:ins w:id="384" w:author="Prose edit" w:date="2026-10-24T23:58:41Z">
        <w:r>
          <w:rPr/>
          <w:t>1000</w:t>
        </w:r>
      </w:ins>
      <w:r>
        <w:rPr/>
        <w:t xml:space="preserve"> </w:t>
      </w:r>
      <w:del w:id="385" w:author="Prose edit" w:date="2026-10-24T23:58:41Z">
        <w:r>
          <w:rPr/>
          <w:delText>et</w:delText>
        </w:r>
      </w:del>
      <w:ins w:id="386" w:author="Prose edit" w:date="2026-10-24T23:58:41Z">
        <w:r>
          <w:rPr/>
          <w:t>Genomes</w:t>
        </w:r>
      </w:ins>
      <w:r>
        <w:rPr/>
        <w:t xml:space="preserve"> </w:t>
      </w:r>
      <w:del w:id="387" w:author="Prose edit" w:date="2026-10-24T23:58:41Z">
        <w:r>
          <w:rPr/>
          <w:delText>al.</w:delText>
        </w:r>
      </w:del>
      <w:ins w:id="388" w:author="Prose edit" w:date="2026-10-24T23:58:41Z">
        <w:r>
          <w:rPr/>
          <w:t>Project Consortium</w:t>
        </w:r>
      </w:ins>
      <w:r>
        <w:rPr/>
        <w:t xml:space="preserve"> (</w:t>
      </w:r>
      <w:del w:id="389" w:author="Prose edit" w:date="2026-10-24T23:58:41Z">
        <w:r>
          <w:rPr/>
          <w:delText>2024</w:delText>
        </w:r>
      </w:del>
      <w:ins w:id="390" w:author="Prose edit" w:date="2026-10-24T23:58:41Z">
        <w:r>
          <w:rPr/>
          <w:t>2015</w:t>
        </w:r>
      </w:ins>
      <w:r>
        <w:rPr/>
        <w:t>).</w:t>
      </w:r>
      <w:r>
        <w:rPr/>
        <w:t xml:space="preserve"> </w:t>
      </w:r>
      <w:del w:id="391" w:author="Prose edit" w:date="2026-10-24T23:58:41Z">
        <w:r>
          <w:rPr/>
          <w:delText>The</w:delText>
        </w:r>
      </w:del>
      <w:ins w:id="392" w:author="Prose edit" w:date="2026-10-24T23:58:41Z">
        <w:r>
          <w:rPr/>
          <w:t>A</w:t>
        </w:r>
      </w:ins>
      <w:r>
        <w:rPr/>
        <w:t xml:space="preserve"> </w:t>
      </w:r>
      <w:del w:id="393" w:author="Prose edit" w:date="2026-10-24T23:58:41Z">
        <w:r>
          <w:rPr/>
          <w:delText>23andMe</w:delText>
        </w:r>
      </w:del>
      <w:ins w:id="394" w:author="Prose edit" w:date="2026-10-24T23:58:41Z">
        <w:r>
          <w:rPr/>
          <w:t>global</w:t>
        </w:r>
      </w:ins>
      <w:r>
        <w:rPr/>
        <w:t xml:space="preserve"> </w:t>
      </w:r>
      <w:del w:id="395" w:author="Prose edit" w:date="2026-10-24T23:58:41Z">
        <w:r>
          <w:rPr/>
          <w:delText>data</w:delText>
        </w:r>
      </w:del>
      <w:ins w:id="396" w:author="Prose edit" w:date="2026-10-24T23:58:41Z">
        <w:r>
          <w:rPr/>
          <w:t>reference</w:t>
        </w:r>
      </w:ins>
      <w:r>
        <w:rPr/>
        <w:t xml:space="preserve"> </w:t>
      </w:r>
      <w:del w:id="397" w:author="Prose edit" w:date="2026-10-24T23:58:41Z">
        <w:r>
          <w:rPr/>
          <w:delText>breach</w:delText>
        </w:r>
      </w:del>
      <w:ins w:id="398" w:author="Prose edit" w:date="2026-10-24T23:58:41Z">
        <w:r>
          <w:rPr/>
          <w:t>for human genetic variation</w:t>
        </w:r>
      </w:ins>
      <w:r>
        <w:rPr/>
        <w:t>.</w:t>
      </w:r>
      <w:r>
        <w:rPr/>
        <w:t xml:space="preserve"> </w:t>
      </w:r>
      <w:del w:id="399" w:author="Prose edit" w:date="2026-10-24T23:58:41Z">
        <w:r>
          <w:rPr>
            <w:i/>
          </w:rPr>
          <w:delText>European Journal of Human Genetics</w:delText>
        </w:r>
      </w:del>
      <w:ins w:id="400" w:author="Prose edit" w:date="2026-10-24T23:58:41Z">
        <w:r>
          <w:rPr>
            <w:i/>
          </w:rPr>
          <w:t>Nature</w:t>
        </w:r>
      </w:ins>
      <w:r>
        <w:rPr/>
        <w:t xml:space="preserve">, </w:t>
      </w:r>
      <w:del w:id="401" w:author="Prose edit" w:date="2026-10-24T23:58:41Z">
        <w:r>
          <w:rPr/>
          <w:delText>32</w:delText>
        </w:r>
      </w:del>
      <w:ins w:id="402" w:author="Prose edit" w:date="2026-10-24T23:58:41Z">
        <w:r>
          <w:rPr/>
          <w:t>526</w:t>
        </w:r>
      </w:ins>
      <w:r>
        <w:rPr/>
        <w:t>(</w:t>
      </w:r>
      <w:del w:id="403" w:author="Prose edit" w:date="2026-10-24T23:58:41Z">
        <w:r>
          <w:rPr/>
          <w:delText>11</w:delText>
        </w:r>
      </w:del>
      <w:ins w:id="404" w:author="Prose edit" w:date="2026-10-24T23:58:41Z">
        <w:r>
          <w:rPr/>
          <w:t>7571</w:t>
        </w:r>
      </w:ins>
      <w:r>
        <w:rPr/>
        <w:t xml:space="preserve">), </w:t>
      </w:r>
      <w:del w:id="405" w:author="Prose edit" w:date="2026-10-24T23:58:41Z">
        <w:r>
          <w:rPr/>
          <w:delText>1317</w:delText>
        </w:r>
      </w:del>
      <w:ins w:id="406" w:author="Prose edit" w:date="2026-10-24T23:58:41Z">
        <w:r>
          <w:rPr/>
          <w:t>68</w:t>
        </w:r>
      </w:ins>
      <w:r>
        <w:rPr/>
        <w:t>–</w:t>
      </w:r>
      <w:del w:id="407" w:author="Prose edit" w:date="2026-10-24T23:58:41Z">
        <w:r>
          <w:rPr/>
          <w:delText>1320.</w:delText>
        </w:r>
      </w:del>
      <w:commentRangeEnd w:id="152"/>
      <w:r>
        <w:rPr>
          <w:rStyle w:val="CommentReference"/>
        </w:rPr>
        <w:commentReference w:id="152"/>
      </w:r>
      <w:r>
        <w:rPr/>
        <w:t xml:space="preserve"> </w:t>
      </w:r>
      <w:del w:id="408" w:author="Prose edit" w:date="2026-10-24T23:58:41Z">
        <w:r>
          <w:rPr/>
          <w:delText>Annas, G</w:delText>
        </w:r>
      </w:del>
      <w:ins w:id="409" w:author="Prose edit" w:date="2026-10-24T23:58:41Z">
        <w:r>
          <w:rPr/>
          <w:t>74</w:t>
        </w:r>
      </w:ins>
      <w:r>
        <w:rPr/>
        <w:t>.</w:t>
      </w:r>
      <w:r>
        <w:rPr/>
        <w:t xml:space="preserve"> </w:t>
      </w:r>
      <w:del w:id="410" w:author="Prose edit" w:date="2026-10-24T23:58:41Z">
        <w:r>
          <w:rPr/>
          <w:delText>J</w:delText>
        </w:r>
      </w:del>
      <w:ins w:id="411" w:author="Prose edit" w:date="2026-10-24T23:58:41Z">
        <w:r>
          <w:rPr/>
          <w:t>https://doi</w:t>
        </w:r>
      </w:ins>
      <w:r>
        <w:rPr/>
        <w:t>.</w:t>
      </w:r>
      <w:del w:id="412" w:author="Prose edit" w:date="2026-10-24T23:58:41Z">
        <w:r>
          <w:rPr/>
          <w:delText>, &amp; Elias, S</w:delText>
        </w:r>
      </w:del>
      <w:ins w:id="413" w:author="Prose edit" w:date="2026-10-24T23:58:41Z">
        <w:r>
          <w:rPr/>
          <w:t>org/10</w:t>
        </w:r>
      </w:ins>
      <w:r>
        <w:rPr/>
        <w:t>.</w:t>
      </w:r>
      <w:del w:id="414" w:author="Prose edit" w:date="2026-10-24T23:58:41Z">
        <w:r>
          <w:rPr/>
          <w:delText xml:space="preserve"> (2014).</w:delText>
        </w:r>
      </w:del>
      <w:del w:id="415" w:author="Prose edit" w:date="2026-10-24T23:58:41Z">
        <w:r>
          <w:rPr/>
          <w:delText xml:space="preserve"> 23andMe and the FDA.</w:delText>
        </w:r>
      </w:del>
      <w:del w:id="416" w:author="Prose edit" w:date="2026-10-24T23:58:41Z">
        <w:r>
          <w:rPr/>
          <w:delText xml:space="preserve"> </w:delText>
        </w:r>
      </w:del>
      <w:del w:id="417" w:author="Prose edit" w:date="2026-10-24T23:58:41Z">
        <w:r>
          <w:rPr>
            <w:i/>
          </w:rPr>
          <w:delText>NEJM</w:delText>
        </w:r>
      </w:del>
      <w:del w:id="418" w:author="Prose edit" w:date="2026-10-24T23:58:41Z">
        <w:r>
          <w:rPr/>
          <w:delText>, 370(11), 985–988.</w:delText>
        </w:r>
      </w:del>
      <w:r>
        <w:rPr/>
        <w:t xml:space="preserve"> </w:t>
      </w:r>
      <w:del w:id="419" w:author="Prose edit" w:date="2026-10-24T23:58:41Z">
        <w:r>
          <w:rPr/>
          <w:delText>Association for Molecular Pathology v.</w:delText>
        </w:r>
      </w:del>
      <w:del w:id="420" w:author="Prose edit" w:date="2026-10-24T23:58:41Z">
        <w:r>
          <w:rPr/>
          <w:delText xml:space="preserve"> Myriad Genetics, Inc., 569 U.S.</w:delText>
        </w:r>
      </w:del>
      <w:del w:id="421" w:author="Prose edit" w:date="2026-10-24T23:58:41Z">
        <w:r>
          <w:rPr/>
          <w:delText xml:space="preserve"> 576 (2013).</w:delText>
        </w:r>
      </w:del>
      <w:r>
        <w:rPr/>
        <w:t xml:space="preserve"> </w:t>
      </w:r>
      <w:del w:id="422" w:author="Prose edit" w:date="2026-10-24T23:58:41Z">
        <w:r>
          <w:rPr/>
          <w:delText>Bloss, C.</w:delText>
        </w:r>
      </w:del>
      <w:del w:id="423" w:author="Prose edit" w:date="2026-10-24T23:58:41Z">
        <w:r>
          <w:rPr/>
          <w:delText xml:space="preserve"> S., Schork, N.</w:delText>
        </w:r>
      </w:del>
      <w:del w:id="424" w:author="Prose edit" w:date="2026-10-24T23:58:41Z">
        <w:r>
          <w:rPr/>
          <w:delText xml:space="preserve"> J., &amp; Topol, E.</w:delText>
        </w:r>
      </w:del>
      <w:del w:id="425" w:author="Prose edit" w:date="2026-10-24T23:58:41Z">
        <w:r>
          <w:rPr/>
          <w:delText xml:space="preserve"> J.</w:delText>
        </w:r>
      </w:del>
      <w:del w:id="426" w:author="Prose edit" w:date="2026-10-24T23:58:41Z">
        <w:r>
          <w:rPr/>
          <w:delText xml:space="preserve"> (2011).</w:delText>
        </w:r>
      </w:del>
      <w:del w:id="427" w:author="Prose edit" w:date="2026-10-24T23:58:41Z">
        <w:r>
          <w:rPr/>
          <w:delText xml:space="preserve"> Effect of direct-to-consumer genomewide profiling to assess disease risk.</w:delText>
        </w:r>
      </w:del>
      <w:del w:id="428" w:author="Prose edit" w:date="2026-10-24T23:58:41Z">
        <w:r>
          <w:rPr/>
          <w:delText xml:space="preserve"> </w:delText>
        </w:r>
      </w:del>
      <w:del w:id="429" w:author="Prose edit" w:date="2026-10-24T23:58:41Z">
        <w:r>
          <w:rPr>
            <w:i/>
          </w:rPr>
          <w:delText>NEJM</w:delText>
        </w:r>
      </w:del>
      <w:del w:id="430" w:author="Prose edit" w:date="2026-10-24T23:58:41Z">
        <w:r>
          <w:rPr/>
          <w:delText>, 364(6), 524–534.</w:delText>
        </w:r>
      </w:del>
      <w:ins w:id="431" w:author="Prose edit" w:date="2026-10-24T23:58:41Z">
        <w:r>
          <w:rPr/>
          <w:t>1038/nature15393</w:t>
        </w:r>
      </w:ins>
      <w:r>
        <w:rPr/>
        <w:t xml:space="preserve"> </w:t>
      </w:r>
      <w:r>
        <w:rPr/>
        <w:t>Broer, L., et al.</w:t>
      </w:r>
      <w:r>
        <w:rPr/>
        <w:t xml:space="preserve"> (2014).</w:t>
      </w:r>
      <w:r>
        <w:rPr/>
        <w:t xml:space="preserve"> GWAS of longevity in CHARGE consortium confirms APOE and FOXO3 candidacy.</w:t>
      </w:r>
      <w:r>
        <w:rPr/>
        <w:t xml:space="preserve"> </w:t>
      </w:r>
      <w:r>
        <w:rPr>
          <w:i/>
        </w:rPr>
        <w:t>J Gerontol A</w:t>
      </w:r>
      <w:r>
        <w:rPr/>
        <w:t>, 70(1), 110–118.</w:t>
      </w:r>
      <w:ins w:id="432" w:author="Prose edit" w:date="2026-10-24T23:58:41Z">
        <w:r>
          <w:rPr/>
          <w:t xml:space="preserve"> https://doi.org/10.1093/gerona/glu166</w:t>
        </w:r>
      </w:ins>
      <w:r>
        <w:rPr/>
        <w:t xml:space="preserve"> </w:t>
      </w:r>
      <w:r>
        <w:rPr/>
        <w:t>Caruso, C., et al.</w:t>
      </w:r>
      <w:r>
        <w:rPr/>
        <w:t xml:space="preserve"> (2022).</w:t>
      </w:r>
      <w:r>
        <w:rPr/>
        <w:t xml:space="preserve"> How important are genes to achieve longevity?</w:t>
      </w:r>
      <w:r>
        <w:rPr/>
        <w:t xml:space="preserve"> </w:t>
      </w:r>
      <w:r>
        <w:rPr>
          <w:i/>
        </w:rPr>
        <w:t>IJMS</w:t>
      </w:r>
      <w:r>
        <w:rPr/>
        <w:t>, 23(10), 5635.</w:t>
      </w:r>
      <w:ins w:id="433" w:author="Prose edit" w:date="2026-10-24T23:58:41Z">
        <w:r>
          <w:rPr/>
          <w:t xml:space="preserve"> https://doi.org/10.3390/ijms23105635</w:t>
        </w:r>
      </w:ins>
      <w:r>
        <w:rPr/>
        <w:t xml:space="preserve"> </w:t>
      </w:r>
      <w:del w:id="434" w:author="Prose edit" w:date="2026-10-24T23:58:41Z">
        <w:r>
          <w:rPr/>
          <w:delText>Doffman</w:delText>
        </w:r>
      </w:del>
      <w:ins w:id="435" w:author="Prose edit" w:date="2026-10-24T23:58:41Z">
        <w:r>
          <w:rPr/>
          <w:t>Chang</w:t>
        </w:r>
      </w:ins>
      <w:r>
        <w:rPr/>
        <w:t xml:space="preserve">, </w:t>
      </w:r>
      <w:del w:id="436" w:author="Prose edit" w:date="2026-10-24T23:58:41Z">
        <w:r>
          <w:rPr/>
          <w:delText>Z.</w:delText>
        </w:r>
      </w:del>
      <w:del w:id="437" w:author="Prose edit" w:date="2026-10-24T23:58:41Z">
        <w:r>
          <w:rPr/>
          <w:delText xml:space="preserve"> (2023).</w:delText>
        </w:r>
      </w:del>
      <w:del w:id="438" w:author="Prose edit" w:date="2026-10-24T23:58:41Z">
        <w:r>
          <w:rPr/>
          <w:delText xml:space="preserve"> 23andMe confirms 6.9 million user records stolen.</w:delText>
        </w:r>
      </w:del>
      <w:del w:id="439" w:author="Prose edit" w:date="2026-10-24T23:58:41Z">
        <w:r>
          <w:rPr/>
          <w:delText xml:space="preserve"> </w:delText>
        </w:r>
      </w:del>
      <w:del w:id="440" w:author="Prose edit" w:date="2026-10-24T23:58:41Z">
        <w:r>
          <w:rPr>
            <w:i/>
          </w:rPr>
          <w:delText>Forbes</w:delText>
        </w:r>
      </w:del>
      <w:del w:id="441" w:author="Prose edit" w:date="2026-10-24T23:58:41Z">
        <w:r>
          <w:rPr/>
          <w:delText>.</w:delText>
        </w:r>
      </w:del>
      <w:r>
        <w:rPr/>
        <w:t xml:space="preserve"> </w:t>
      </w:r>
      <w:del w:id="442" w:author="Prose edit" w:date="2026-10-24T23:58:41Z">
        <w:r>
          <w:rPr/>
          <w:delText>Green, R</w:delText>
        </w:r>
      </w:del>
      <w:ins w:id="443" w:author="Prose edit" w:date="2026-10-24T23:58:41Z">
        <w:r>
          <w:rPr/>
          <w:t>C</w:t>
        </w:r>
      </w:ins>
      <w:r>
        <w:rPr/>
        <w:t>.</w:t>
      </w:r>
      <w:r>
        <w:rPr/>
        <w:t xml:space="preserve"> C., </w:t>
      </w:r>
      <w:ins w:id="444" w:author="Prose edit" w:date="2026-10-24T23:58:41Z">
        <w:r>
          <w:rPr/>
          <w:t>Chow, C.</w:t>
        </w:r>
      </w:ins>
      <w:ins w:id="445" w:author="Prose edit" w:date="2026-10-24T23:58:41Z">
        <w:r>
          <w:rPr/>
          <w:t xml:space="preserve"> C., Tellier, L.</w:t>
        </w:r>
      </w:ins>
      <w:ins w:id="446" w:author="Prose edit" w:date="2026-10-24T23:58:41Z">
        <w:r>
          <w:rPr/>
          <w:t xml:space="preserve"> C., Vattikuti, S., Purcell, S.</w:t>
        </w:r>
      </w:ins>
      <w:ins w:id="447" w:author="Prose edit" w:date="2026-10-24T23:58:41Z">
        <w:r>
          <w:rPr/>
          <w:t xml:space="preserve"> M., </w:t>
        </w:r>
      </w:ins>
      <w:r>
        <w:rPr/>
        <w:t xml:space="preserve">&amp; </w:t>
      </w:r>
      <w:del w:id="448" w:author="Prose edit" w:date="2026-10-24T23:58:41Z">
        <w:r>
          <w:rPr/>
          <w:delText>Farahany</w:delText>
        </w:r>
      </w:del>
      <w:ins w:id="449" w:author="Prose edit" w:date="2026-10-24T23:58:41Z">
        <w:r>
          <w:rPr/>
          <w:t>Lee</w:t>
        </w:r>
      </w:ins>
      <w:r>
        <w:rPr/>
        <w:t xml:space="preserve">, </w:t>
      </w:r>
      <w:del w:id="450" w:author="Prose edit" w:date="2026-10-24T23:58:41Z">
        <w:r>
          <w:rPr/>
          <w:delText>N</w:delText>
        </w:r>
      </w:del>
      <w:ins w:id="451" w:author="Prose edit" w:date="2026-10-24T23:58:41Z">
        <w:r>
          <w:rPr/>
          <w:t>J</w:t>
        </w:r>
      </w:ins>
      <w:r>
        <w:rPr/>
        <w:t>.</w:t>
      </w:r>
      <w:r>
        <w:rPr/>
        <w:t xml:space="preserve"> </w:t>
      </w:r>
      <w:del w:id="452" w:author="Prose edit" w:date="2026-10-24T23:58:41Z">
        <w:r>
          <w:rPr/>
          <w:delText>A</w:delText>
        </w:r>
      </w:del>
      <w:ins w:id="453" w:author="Prose edit" w:date="2026-10-24T23:58:41Z">
        <w:r>
          <w:rPr/>
          <w:t>J</w:t>
        </w:r>
      </w:ins>
      <w:r>
        <w:rPr/>
        <w:t>.</w:t>
      </w:r>
      <w:r>
        <w:rPr/>
        <w:t xml:space="preserve"> (</w:t>
      </w:r>
      <w:del w:id="454" w:author="Prose edit" w:date="2026-10-24T23:58:41Z">
        <w:r>
          <w:rPr/>
          <w:delText>2014</w:delText>
        </w:r>
      </w:del>
      <w:ins w:id="455" w:author="Prose edit" w:date="2026-10-24T23:58:41Z">
        <w:r>
          <w:rPr/>
          <w:t>2015</w:t>
        </w:r>
      </w:ins>
      <w:r>
        <w:rPr/>
        <w:t>).</w:t>
      </w:r>
      <w:r>
        <w:rPr/>
        <w:t xml:space="preserve"> </w:t>
      </w:r>
      <w:del w:id="456" w:author="Prose edit" w:date="2026-10-24T23:58:41Z">
        <w:r>
          <w:rPr/>
          <w:delText>Regulation</w:delText>
        </w:r>
      </w:del>
      <w:ins w:id="457" w:author="Prose edit" w:date="2026-10-24T23:58:41Z">
        <w:r>
          <w:rPr/>
          <w:t>Second-generation PLINK</w:t>
        </w:r>
      </w:ins>
      <w:r>
        <w:rPr/>
        <w:t xml:space="preserve">: </w:t>
      </w:r>
      <w:del w:id="458" w:author="Prose edit" w:date="2026-10-24T23:58:41Z">
        <w:r>
          <w:rPr/>
          <w:delText>The</w:delText>
        </w:r>
      </w:del>
      <w:ins w:id="459" w:author="Prose edit" w:date="2026-10-24T23:58:41Z">
        <w:r>
          <w:rPr/>
          <w:t>rising</w:t>
        </w:r>
      </w:ins>
      <w:r>
        <w:rPr/>
        <w:t xml:space="preserve"> </w:t>
      </w:r>
      <w:del w:id="460" w:author="Prose edit" w:date="2026-10-24T23:58:41Z">
        <w:r>
          <w:rPr/>
          <w:delText>FDA</w:delText>
        </w:r>
      </w:del>
      <w:ins w:id="461" w:author="Prose edit" w:date="2026-10-24T23:58:41Z">
        <w:r>
          <w:rPr/>
          <w:t>to</w:t>
        </w:r>
      </w:ins>
      <w:r>
        <w:rPr/>
        <w:t xml:space="preserve"> </w:t>
      </w:r>
      <w:del w:id="462" w:author="Prose edit" w:date="2026-10-24T23:58:41Z">
        <w:r>
          <w:rPr/>
          <w:delText>is</w:delText>
        </w:r>
      </w:del>
      <w:ins w:id="463" w:author="Prose edit" w:date="2026-10-24T23:58:41Z">
        <w:r>
          <w:rPr/>
          <w:t>the</w:t>
        </w:r>
      </w:ins>
      <w:r>
        <w:rPr/>
        <w:t xml:space="preserve"> </w:t>
      </w:r>
      <w:del w:id="464" w:author="Prose edit" w:date="2026-10-24T23:58:41Z">
        <w:r>
          <w:rPr/>
          <w:delText>overcautious</w:delText>
        </w:r>
      </w:del>
      <w:ins w:id="465" w:author="Prose edit" w:date="2026-10-24T23:58:41Z">
        <w:r>
          <w:rPr/>
          <w:t>challenge</w:t>
        </w:r>
      </w:ins>
      <w:r>
        <w:rPr/>
        <w:t xml:space="preserve"> </w:t>
      </w:r>
      <w:del w:id="466" w:author="Prose edit" w:date="2026-10-24T23:58:41Z">
        <w:r>
          <w:rPr/>
          <w:delText>on</w:delText>
        </w:r>
      </w:del>
      <w:ins w:id="467" w:author="Prose edit" w:date="2026-10-24T23:58:41Z">
        <w:r>
          <w:rPr/>
          <w:t>of</w:t>
        </w:r>
      </w:ins>
      <w:r>
        <w:rPr/>
        <w:t xml:space="preserve"> </w:t>
      </w:r>
      <w:del w:id="468" w:author="Prose edit" w:date="2026-10-24T23:58:41Z">
        <w:r>
          <w:rPr/>
          <w:delText>consumer</w:delText>
        </w:r>
      </w:del>
      <w:ins w:id="469" w:author="Prose edit" w:date="2026-10-24T23:58:41Z">
        <w:r>
          <w:rPr/>
          <w:t>larger</w:t>
        </w:r>
      </w:ins>
      <w:r>
        <w:rPr/>
        <w:t xml:space="preserve"> </w:t>
      </w:r>
      <w:del w:id="470" w:author="Prose edit" w:date="2026-10-24T23:58:41Z">
        <w:r>
          <w:rPr/>
          <w:delText>genomics</w:delText>
        </w:r>
      </w:del>
      <w:ins w:id="471" w:author="Prose edit" w:date="2026-10-24T23:58:41Z">
        <w:r>
          <w:rPr/>
          <w:t>and richer datasets</w:t>
        </w:r>
      </w:ins>
      <w:r>
        <w:rPr/>
        <w:t>.</w:t>
      </w:r>
      <w:r>
        <w:rPr/>
        <w:t xml:space="preserve"> </w:t>
      </w:r>
      <w:del w:id="472" w:author="Prose edit" w:date="2026-10-24T23:58:41Z">
        <w:r>
          <w:rPr>
            <w:i/>
          </w:rPr>
          <w:delText>Nature</w:delText>
        </w:r>
      </w:del>
      <w:ins w:id="473" w:author="Prose edit" w:date="2026-10-24T23:58:41Z">
        <w:r>
          <w:rPr>
            <w:i/>
          </w:rPr>
          <w:t>GigaScience</w:t>
        </w:r>
      </w:ins>
      <w:r>
        <w:rPr/>
        <w:t xml:space="preserve">, </w:t>
      </w:r>
      <w:del w:id="474" w:author="Prose edit" w:date="2026-10-24T23:58:41Z">
        <w:r>
          <w:rPr/>
          <w:delText>505(7483)</w:delText>
        </w:r>
      </w:del>
      <w:ins w:id="475" w:author="Prose edit" w:date="2026-10-24T23:58:41Z">
        <w:r>
          <w:rPr/>
          <w:t>4</w:t>
        </w:r>
      </w:ins>
      <w:r>
        <w:rPr/>
        <w:t xml:space="preserve">, </w:t>
      </w:r>
      <w:del w:id="476" w:author="Prose edit" w:date="2026-10-24T23:58:41Z">
        <w:r>
          <w:rPr/>
          <w:delText>286–287</w:delText>
        </w:r>
      </w:del>
      <w:ins w:id="477" w:author="Prose edit" w:date="2026-10-24T23:58:41Z">
        <w:r>
          <w:rPr/>
          <w:t>7</w:t>
        </w:r>
      </w:ins>
      <w:r>
        <w:rPr/>
        <w:t>.</w:t>
      </w:r>
      <w:ins w:id="478" w:author="Prose edit" w:date="2026-10-24T23:58:41Z">
        <w:r>
          <w:rPr/>
          <w:t xml:space="preserve"> https://doi.org/10.1186/s13742-015-0047-8</w:t>
        </w:r>
      </w:ins>
      <w:r>
        <w:rPr/>
        <w:t xml:space="preserve"> </w:t>
      </w:r>
      <w:ins w:id="479" w:author="Prose edit" w:date="2026-10-24T23:58:41Z">
        <w:r>
          <w:rPr/>
          <w:t>Folkersen, L., et al.</w:t>
        </w:r>
      </w:ins>
      <w:ins w:id="480" w:author="Prose edit" w:date="2026-10-24T23:58:41Z">
        <w:r>
          <w:rPr/>
          <w:t xml:space="preserve"> (2020).</w:t>
        </w:r>
      </w:ins>
      <w:ins w:id="481" w:author="Prose edit" w:date="2026-10-24T23:58:41Z">
        <w:r>
          <w:rPr/>
          <w:t xml:space="preserve"> Impute.me: An Open-Source, Non-profit Tool for Using Data From Direct-to-Consumer Genetic Testing to Calculate and Interpret Polygenic Risk Scores.</w:t>
        </w:r>
      </w:ins>
      <w:ins w:id="482" w:author="Prose edit" w:date="2026-10-24T23:58:41Z">
        <w:r>
          <w:rPr/>
          <w:t xml:space="preserve"> </w:t>
        </w:r>
      </w:ins>
      <w:ins w:id="483" w:author="Prose edit" w:date="2026-10-24T23:58:41Z">
        <w:r>
          <w:rPr>
            <w:i/>
          </w:rPr>
          <w:t>Frontiers in Genetics</w:t>
        </w:r>
      </w:ins>
      <w:ins w:id="484" w:author="Prose edit" w:date="2026-10-24T23:58:41Z">
        <w:r>
          <w:rPr/>
          <w:t>, 11, 578.</w:t>
        </w:r>
      </w:ins>
      <w:ins w:id="485" w:author="Prose edit" w:date="2026-10-24T23:58:41Z">
        <w:r>
          <w:rPr/>
          <w:t xml:space="preserve"> https://doi.org/10.3389/fgene.2020.00578</w:t>
        </w:r>
      </w:ins>
      <w:r>
        <w:rPr/>
        <w:t xml:space="preserve"> </w:t>
      </w:r>
      <w:r>
        <w:rPr/>
        <w:t>Kulaga, A., et al.</w:t>
      </w:r>
      <w:r>
        <w:rPr/>
        <w:t xml:space="preserve"> (2024).</w:t>
      </w:r>
      <w:r>
        <w:rPr/>
        <w:t xml:space="preserve"> Just-DNA-Seq, open-source personal genomics platform</w:t>
      </w:r>
      <w:ins w:id="486" w:author="Prose edit" w:date="2026-10-24T23:58:41Z">
        <w:r>
          <w:rPr/>
          <w:t>: longevity science for everyone</w:t>
        </w:r>
      </w:ins>
      <w:r>
        <w:rPr/>
        <w:t>.</w:t>
      </w:r>
      <w:r>
        <w:rPr/>
        <w:t xml:space="preserve"> </w:t>
      </w:r>
      <w:r>
        <w:rPr>
          <w:i/>
        </w:rPr>
        <w:t>arXiv</w:t>
      </w:r>
      <w:r>
        <w:rPr/>
        <w:t>:2403.19087.</w:t>
      </w:r>
      <w:ins w:id="487" w:author="Prose edit" w:date="2026-10-24T23:58:41Z">
        <w:r>
          <w:rPr/>
          <w:t xml:space="preserve"> https://doi.org/10.48550/arXiv.2403.19087</w:t>
        </w:r>
      </w:ins>
      <w:r>
        <w:rPr/>
        <w:t xml:space="preserve"> </w:t>
      </w:r>
      <w:r>
        <w:rPr/>
        <w:t>Lambert, S.</w:t>
      </w:r>
      <w:r>
        <w:rPr/>
        <w:t xml:space="preserve"> A., et al.</w:t>
      </w:r>
      <w:r>
        <w:rPr/>
        <w:t xml:space="preserve"> (2021).</w:t>
      </w:r>
      <w:r>
        <w:rPr/>
        <w:t xml:space="preserve"> The Polygenic Score Catalog</w:t>
      </w:r>
      <w:ins w:id="488" w:author="Prose edit" w:date="2026-10-24T23:58:41Z">
        <w:r>
          <w:rPr/>
          <w:t xml:space="preserve"> as an open database for reproducibility and systematic evaluation</w:t>
        </w:r>
      </w:ins>
      <w:r>
        <w:rPr/>
        <w:t>.</w:t>
      </w:r>
      <w:r>
        <w:rPr/>
        <w:t xml:space="preserve"> </w:t>
      </w:r>
      <w:r>
        <w:rPr>
          <w:i/>
        </w:rPr>
        <w:t>Nature Genetics</w:t>
      </w:r>
      <w:r>
        <w:rPr/>
        <w:t>, 53(4), 420–425.</w:t>
      </w:r>
      <w:ins w:id="489" w:author="Prose edit" w:date="2026-10-24T23:58:41Z">
        <w:r>
          <w:rPr/>
          <w:t xml:space="preserve"> https://doi.org/10.1038/s41588-021-00783-5</w:t>
        </w:r>
      </w:ins>
      <w:r>
        <w:rPr/>
        <w:t xml:space="preserve"> </w:t>
      </w:r>
      <w:r>
        <w:rPr/>
        <w:t>Manrai, A.</w:t>
      </w:r>
      <w:r>
        <w:rPr/>
        <w:t xml:space="preserve"> K., et al.</w:t>
      </w:r>
      <w:r>
        <w:rPr/>
        <w:t xml:space="preserve"> (2016).</w:t>
      </w:r>
      <w:r>
        <w:rPr/>
        <w:t xml:space="preserve"> Genetic misdiagnoses and the potential for health disparities.</w:t>
      </w:r>
      <w:r>
        <w:rPr/>
        <w:t xml:space="preserve"> </w:t>
      </w:r>
      <w:r>
        <w:rPr>
          <w:i/>
        </w:rPr>
        <w:t>NEJM</w:t>
      </w:r>
      <w:r>
        <w:rPr/>
        <w:t>, 375(7), 655–665.</w:t>
      </w:r>
      <w:ins w:id="490" w:author="Prose edit" w:date="2026-10-24T23:58:41Z">
        <w:r>
          <w:rPr/>
          <w:t xml:space="preserve"> https://doi.org/10.1056/NEJMsa1507092</w:t>
        </w:r>
      </w:ins>
      <w:r>
        <w:rPr/>
        <w:t xml:space="preserve"> </w:t>
      </w:r>
      <w:ins w:id="491" w:author="Prose edit" w:date="2026-10-24T23:58:41Z">
        <w:r>
          <w:rPr/>
          <w:t>McLaren, W., et al.</w:t>
        </w:r>
      </w:ins>
      <w:ins w:id="492" w:author="Prose edit" w:date="2026-10-24T23:58:41Z">
        <w:r>
          <w:rPr/>
          <w:t xml:space="preserve"> (2016).</w:t>
        </w:r>
      </w:ins>
      <w:ins w:id="493" w:author="Prose edit" w:date="2026-10-24T23:58:41Z">
        <w:r>
          <w:rPr/>
          <w:t xml:space="preserve"> The Ensembl Variant Effect Predictor.</w:t>
        </w:r>
      </w:ins>
      <w:ins w:id="494" w:author="Prose edit" w:date="2026-10-24T23:58:41Z">
        <w:r>
          <w:rPr/>
          <w:t xml:space="preserve"> </w:t>
        </w:r>
      </w:ins>
      <w:ins w:id="495" w:author="Prose edit" w:date="2026-10-24T23:58:41Z">
        <w:r>
          <w:rPr>
            <w:i/>
          </w:rPr>
          <w:t>Genome Biology</w:t>
        </w:r>
      </w:ins>
      <w:ins w:id="496" w:author="Prose edit" w:date="2026-10-24T23:58:41Z">
        <w:r>
          <w:rPr/>
          <w:t>, 17, 122.</w:t>
        </w:r>
      </w:ins>
      <w:ins w:id="497" w:author="Prose edit" w:date="2026-10-24T23:58:41Z">
        <w:r>
          <w:rPr/>
          <w:t xml:space="preserve"> https://doi.org/10.1186/s13059-016-0974-4</w:t>
        </w:r>
      </w:ins>
      <w:r>
        <w:rPr/>
        <w:t xml:space="preserve"> </w:t>
      </w:r>
      <w:ins w:id="498" w:author="Prose edit" w:date="2026-10-24T23:58:41Z">
        <w:r>
          <w:rPr/>
          <w:t>Pagel, K.</w:t>
        </w:r>
      </w:ins>
      <w:ins w:id="499" w:author="Prose edit" w:date="2026-10-24T23:58:41Z">
        <w:r>
          <w:rPr/>
          <w:t xml:space="preserve"> A., et al.</w:t>
        </w:r>
      </w:ins>
      <w:ins w:id="500" w:author="Prose edit" w:date="2026-10-24T23:58:41Z">
        <w:r>
          <w:rPr/>
          <w:t xml:space="preserve"> (2020).</w:t>
        </w:r>
      </w:ins>
      <w:ins w:id="501" w:author="Prose edit" w:date="2026-10-24T23:58:41Z">
        <w:r>
          <w:rPr/>
          <w:t xml:space="preserve"> Integrated Informatics Analysis of Cancer-Related Variants.</w:t>
        </w:r>
      </w:ins>
      <w:ins w:id="502" w:author="Prose edit" w:date="2026-10-24T23:58:41Z">
        <w:r>
          <w:rPr/>
          <w:t xml:space="preserve"> </w:t>
        </w:r>
      </w:ins>
      <w:ins w:id="503" w:author="Prose edit" w:date="2026-10-24T23:58:41Z">
        <w:r>
          <w:rPr>
            <w:i/>
          </w:rPr>
          <w:t>JCO Clinical Cancer Informatics</w:t>
        </w:r>
      </w:ins>
      <w:ins w:id="504" w:author="Prose edit" w:date="2026-10-24T23:58:41Z">
        <w:r>
          <w:rPr/>
          <w:t>, 4, 310–317.</w:t>
        </w:r>
      </w:ins>
      <w:ins w:id="505" w:author="Prose edit" w:date="2026-10-24T23:58:41Z">
        <w:r>
          <w:rPr/>
          <w:t xml:space="preserve"> https://doi.org/10.1200/CCI.19.00132</w:t>
        </w:r>
      </w:ins>
      <w:r>
        <w:rPr/>
        <w:t xml:space="preserve"> </w:t>
      </w:r>
      <w:ins w:id="506" w:author="Prose edit" w:date="2026-10-24T23:58:41Z">
        <w:r>
          <w:rPr/>
          <w:t>Poplin, R., et al.</w:t>
        </w:r>
      </w:ins>
      <w:ins w:id="507" w:author="Prose edit" w:date="2026-10-24T23:58:41Z">
        <w:r>
          <w:rPr/>
          <w:t xml:space="preserve"> (2018).</w:t>
        </w:r>
      </w:ins>
      <w:ins w:id="508" w:author="Prose edit" w:date="2026-10-24T23:58:41Z">
        <w:r>
          <w:rPr/>
          <w:t xml:space="preserve"> A universal SNP and small-indel variant caller using deep neural networks.</w:t>
        </w:r>
      </w:ins>
      <w:ins w:id="509" w:author="Prose edit" w:date="2026-10-24T23:58:41Z">
        <w:r>
          <w:rPr/>
          <w:t xml:space="preserve"> </w:t>
        </w:r>
      </w:ins>
      <w:ins w:id="510" w:author="Prose edit" w:date="2026-10-24T23:58:41Z">
        <w:r>
          <w:rPr>
            <w:i/>
          </w:rPr>
          <w:t>Nature Biotechnology</w:t>
        </w:r>
      </w:ins>
      <w:ins w:id="511" w:author="Prose edit" w:date="2026-10-24T23:58:41Z">
        <w:r>
          <w:rPr/>
          <w:t>, 36(10), 983–987.</w:t>
        </w:r>
      </w:ins>
      <w:ins w:id="512" w:author="Prose edit" w:date="2026-10-24T23:58:41Z">
        <w:r>
          <w:rPr/>
          <w:t xml:space="preserve"> https://doi.org/10.1038/nbt.4235</w:t>
        </w:r>
      </w:ins>
      <w:r>
        <w:rPr/>
        <w:t xml:space="preserve"> </w:t>
      </w:r>
      <w:r>
        <w:rPr/>
        <w:t>Shenhar, B., et al.</w:t>
      </w:r>
      <w:r>
        <w:rPr/>
        <w:t xml:space="preserve"> (</w:t>
      </w:r>
      <w:del w:id="513" w:author="Prose edit" w:date="2026-10-24T23:58:41Z">
        <w:r>
          <w:rPr/>
          <w:delText>2025</w:delText>
        </w:r>
      </w:del>
      <w:ins w:id="514" w:author="Prose edit" w:date="2026-10-24T23:58:41Z">
        <w:r>
          <w:rPr/>
          <w:t>2026</w:t>
        </w:r>
      </w:ins>
      <w:r>
        <w:rPr/>
        <w:t>).</w:t>
      </w:r>
      <w:r>
        <w:rPr/>
        <w:t xml:space="preserve"> Heritability of </w:t>
      </w:r>
      <w:ins w:id="515" w:author="Prose edit" w:date="2026-10-24T23:58:41Z">
        <w:r>
          <w:rPr/>
          <w:t xml:space="preserve">intrinsic </w:t>
        </w:r>
      </w:ins>
      <w:r>
        <w:rPr/>
        <w:t xml:space="preserve">human </w:t>
      </w:r>
      <w:del w:id="516" w:author="Prose edit" w:date="2026-10-24T23:58:41Z">
        <w:r>
          <w:rPr/>
          <w:delText>lifespan</w:delText>
        </w:r>
      </w:del>
      <w:ins w:id="517" w:author="Prose edit" w:date="2026-10-24T23:58:41Z">
        <w:r>
          <w:rPr/>
          <w:t>life span</w:t>
        </w:r>
      </w:ins>
      <w:r>
        <w:rPr/>
        <w:t xml:space="preserve"> is about 50% when confounding factors are addressed.</w:t>
      </w:r>
      <w:r>
        <w:rPr/>
        <w:t xml:space="preserve"> </w:t>
      </w:r>
      <w:r>
        <w:rPr>
          <w:i/>
        </w:rPr>
        <w:t>Science</w:t>
      </w:r>
      <w:ins w:id="518" w:author="Prose edit" w:date="2026-10-24T23:58:41Z">
        <w:r>
          <w:rPr/>
          <w:t>, 391(6784), 504–510</w:t>
        </w:r>
      </w:ins>
      <w:r>
        <w:rPr/>
        <w:t>.</w:t>
      </w:r>
      <w:ins w:id="519" w:author="Prose edit" w:date="2026-10-24T23:58:41Z">
        <w:r>
          <w:rPr/>
          <w:t xml:space="preserve"> https://doi.org/10.1126/science.adz1187</w:t>
        </w:r>
      </w:ins>
      <w:r>
        <w:rPr/>
        <w:t xml:space="preserve"> </w:t>
      </w:r>
      <w:r>
        <w:rPr/>
        <w:t>Tacutu, R., et al.</w:t>
      </w:r>
      <w:r>
        <w:rPr/>
        <w:t xml:space="preserve"> (2017).</w:t>
      </w:r>
      <w:r>
        <w:rPr/>
        <w:t xml:space="preserve"> Human Ageing Genomic Resources: New and updated databases.</w:t>
      </w:r>
      <w:r>
        <w:rPr/>
        <w:t xml:space="preserve"> </w:t>
      </w:r>
      <w:r>
        <w:rPr>
          <w:i/>
        </w:rPr>
        <w:t>NAR</w:t>
      </w:r>
      <w:r>
        <w:rPr/>
        <w:t>, 46(D1), D1083–D1090.</w:t>
      </w:r>
      <w:ins w:id="520" w:author="Prose edit" w:date="2026-10-24T23:58:41Z">
        <w:r>
          <w:rPr/>
          <w:t xml:space="preserve"> https://doi.org/10.1093/nar/gkx1042</w:t>
        </w:r>
      </w:ins>
      <w:r>
        <w:rPr/>
        <w:t xml:space="preserve"> </w:t>
      </w:r>
      <w:r>
        <w:rPr/>
        <w:t>Tandy-Connor, S., et al.</w:t>
      </w:r>
      <w:r>
        <w:rPr/>
        <w:t xml:space="preserve"> (2018).</w:t>
      </w:r>
      <w:r>
        <w:rPr/>
        <w:t xml:space="preserve"> False-positive results released by direct-to-consumer genetic tests</w:t>
      </w:r>
      <w:ins w:id="521" w:author="Prose edit" w:date="2026-10-24T23:58:41Z">
        <w:r>
          <w:rPr/>
          <w:t xml:space="preserve"> highlight the importance of clinical confirmation testing for appropriate patient care</w:t>
        </w:r>
      </w:ins>
      <w:r>
        <w:rPr/>
        <w:t>.</w:t>
      </w:r>
      <w:r>
        <w:rPr/>
        <w:t xml:space="preserve"> </w:t>
      </w:r>
      <w:r>
        <w:rPr>
          <w:i/>
        </w:rPr>
        <w:t>Genetics in Medicine</w:t>
      </w:r>
      <w:r>
        <w:rPr/>
        <w:t>, 20(12), 1515–1521.</w:t>
      </w:r>
      <w:ins w:id="522" w:author="Prose edit" w:date="2026-10-24T23:58:41Z">
        <w:r>
          <w:rPr/>
          <w:t xml:space="preserve"> https://doi.org/10.1038/gim.2018.38</w:t>
        </w:r>
      </w:ins>
      <w:r>
        <w:rPr/>
        <w:t xml:space="preserve"> </w:t>
      </w:r>
      <w:ins w:id="523" w:author="Prose edit" w:date="2026-10-24T23:58:41Z">
        <w:r>
          <w:rPr/>
          <w:t>Wang, K., Li, M., &amp; Hakonarson, H.</w:t>
        </w:r>
      </w:ins>
      <w:ins w:id="524" w:author="Prose edit" w:date="2026-10-24T23:58:41Z">
        <w:r>
          <w:rPr/>
          <w:t xml:space="preserve"> (2010).</w:t>
        </w:r>
      </w:ins>
      <w:ins w:id="525" w:author="Prose edit" w:date="2026-10-24T23:58:41Z">
        <w:r>
          <w:rPr/>
          <w:t xml:space="preserve"> ANNOVAR: functional annotation of genetic variants from high-throughput sequencing data.</w:t>
        </w:r>
      </w:ins>
      <w:ins w:id="526" w:author="Prose edit" w:date="2026-10-24T23:58:41Z">
        <w:r>
          <w:rPr/>
          <w:t xml:space="preserve"> </w:t>
        </w:r>
      </w:ins>
      <w:ins w:id="527" w:author="Prose edit" w:date="2026-10-24T23:58:41Z">
        <w:r>
          <w:rPr>
            <w:i/>
          </w:rPr>
          <w:t>Nucleic Acids Research</w:t>
        </w:r>
      </w:ins>
      <w:ins w:id="528" w:author="Prose edit" w:date="2026-10-24T23:58:41Z">
        <w:r>
          <w:rPr/>
          <w:t>, 38(16), e164.</w:t>
        </w:r>
      </w:ins>
      <w:ins w:id="529" w:author="Prose edit" w:date="2026-10-24T23:58:41Z">
        <w:r>
          <w:rPr/>
          <w:t xml:space="preserve"> https://doi.org/10.1093/nar/gkq603</w:t>
        </w:r>
      </w:ins>
      <w:commentRangeEnd w:id="84"/>
      <w:r>
        <w:rPr>
          <w:rStyle w:val="CommentReference"/>
        </w:rPr>
        <w:commentReference w:id="84"/>
      </w:r>
      <w:r>
        <w:rPr/>
        <w:t xml:space="preserve"> </w:t>
      </w:r>
      <w:commentRangeStart w:id="151"/>
      <w:r>
        <w:rPr/>
        <w:t>Whitley, K.</w:t>
      </w:r>
      <w:r>
        <w:rPr/>
        <w:t xml:space="preserve"> V., </w:t>
      </w:r>
      <w:commentRangeStart w:id="85"/>
      <w:del w:id="530" w:author="Prose edit" w:date="2026-10-24T23:58:41Z">
        <w:r>
          <w:rPr/>
          <w:delText>et</w:delText>
        </w:r>
      </w:del>
      <w:ins w:id="531" w:author="Prose edit" w:date="2026-10-24T23:58:41Z">
        <w:r>
          <w:rPr/>
          <w:t>Tueller,</w:t>
        </w:r>
      </w:ins>
      <w:r>
        <w:rPr/>
        <w:t xml:space="preserve"> </w:t>
      </w:r>
      <w:del w:id="532" w:author="Prose edit" w:date="2026-10-24T23:58:41Z">
        <w:r>
          <w:rPr/>
          <w:delText>al</w:delText>
        </w:r>
      </w:del>
      <w:ins w:id="533" w:author="Prose edit" w:date="2026-10-24T23:58:41Z">
        <w:r>
          <w:rPr/>
          <w:t>J.</w:t>
        </w:r>
      </w:ins>
      <w:ins w:id="534" w:author="Prose edit" w:date="2026-10-24T23:58:41Z">
        <w:r>
          <w:rPr/>
          <w:t xml:space="preserve"> A., &amp; Weber, K.</w:t>
        </w:r>
      </w:ins>
      <w:ins w:id="535" w:author="Prose edit" w:date="2026-10-24T23:58:41Z">
        <w:r>
          <w:rPr/>
          <w:t xml:space="preserve"> S</w:t>
        </w:r>
      </w:ins>
      <w:r>
        <w:rPr/>
        <w:t>.</w:t>
      </w:r>
      <w:r>
        <w:rPr/>
        <w:t xml:space="preserve"> (2020).</w:t>
      </w:r>
      <w:r>
        <w:rPr/>
        <w:t xml:space="preserve"> </w:t>
      </w:r>
      <w:del w:id="536" w:author="Prose edit" w:date="2026-10-24T23:58:41Z">
        <w:r>
          <w:rPr/>
          <w:delText>Direct-to-consumer</w:delText>
        </w:r>
      </w:del>
      <w:ins w:id="537" w:author="Prose edit" w:date="2026-10-24T23:58:41Z">
        <w:r>
          <w:rPr/>
          <w:t>Genomics</w:t>
        </w:r>
      </w:ins>
      <w:r>
        <w:rPr/>
        <w:t xml:space="preserve"> </w:t>
      </w:r>
      <w:del w:id="538" w:author="Prose edit" w:date="2026-10-24T23:58:41Z">
        <w:r>
          <w:rPr/>
          <w:delText>genetic</w:delText>
        </w:r>
      </w:del>
      <w:ins w:id="539" w:author="Prose edit" w:date="2026-10-24T23:58:41Z">
        <w:r>
          <w:rPr/>
          <w:t>education</w:t>
        </w:r>
      </w:ins>
      <w:r>
        <w:rPr/>
        <w:t xml:space="preserve"> </w:t>
      </w:r>
      <w:del w:id="540" w:author="Prose edit" w:date="2026-10-24T23:58:41Z">
        <w:r>
          <w:rPr/>
          <w:delText>testing</w:delText>
        </w:r>
      </w:del>
      <w:ins w:id="541" w:author="Prose edit" w:date="2026-10-24T23:58:41Z">
        <w:r>
          <w:rPr/>
          <w:t>in the era of personal genomics</w:t>
        </w:r>
      </w:ins>
      <w:r>
        <w:rPr/>
        <w:t xml:space="preserve">: </w:t>
      </w:r>
      <w:del w:id="542" w:author="Prose edit" w:date="2026-10-24T23:58:41Z">
        <w:r>
          <w:rPr/>
          <w:delText>an</w:delText>
        </w:r>
      </w:del>
      <w:ins w:id="543" w:author="Prose edit" w:date="2026-10-24T23:58:41Z">
        <w:r>
          <w:rPr/>
          <w:t>academic,</w:t>
        </w:r>
      </w:ins>
      <w:r>
        <w:rPr/>
        <w:t xml:space="preserve"> </w:t>
      </w:r>
      <w:del w:id="544" w:author="Prose edit" w:date="2026-10-24T23:58:41Z">
        <w:r>
          <w:rPr/>
          <w:delText>updated</w:delText>
        </w:r>
      </w:del>
      <w:ins w:id="545" w:author="Prose edit" w:date="2026-10-24T23:58:41Z">
        <w:r>
          <w:rPr/>
          <w:t>professional,</w:t>
        </w:r>
      </w:ins>
      <w:r>
        <w:rPr/>
        <w:t xml:space="preserve"> </w:t>
      </w:r>
      <w:del w:id="546" w:author="Prose edit" w:date="2026-10-24T23:58:41Z">
        <w:r>
          <w:rPr/>
          <w:delText>systematic</w:delText>
        </w:r>
      </w:del>
      <w:ins w:id="547" w:author="Prose edit" w:date="2026-10-24T23:58:41Z">
        <w:r>
          <w:rPr/>
          <w:t>and</w:t>
        </w:r>
      </w:ins>
      <w:r>
        <w:rPr/>
        <w:t xml:space="preserve"> </w:t>
      </w:r>
      <w:del w:id="548" w:author="Prose edit" w:date="2026-10-24T23:58:41Z">
        <w:r>
          <w:rPr/>
          <w:delText>review</w:delText>
        </w:r>
      </w:del>
      <w:ins w:id="549" w:author="Prose edit" w:date="2026-10-24T23:58:41Z">
        <w:r>
          <w:rPr/>
          <w:t>public considerations</w:t>
        </w:r>
      </w:ins>
      <w:r>
        <w:rPr/>
        <w:t>.</w:t>
      </w:r>
      <w:r>
        <w:rPr/>
        <w:t xml:space="preserve"> </w:t>
      </w:r>
      <w:del w:id="550" w:author="Prose edit" w:date="2026-10-24T23:58:41Z">
        <w:r>
          <w:rPr>
            <w:i/>
          </w:rPr>
          <w:delText>European Journal of Human Genetics</w:delText>
        </w:r>
      </w:del>
      <w:ins w:id="551" w:author="Prose edit" w:date="2026-10-24T23:58:41Z">
        <w:r>
          <w:rPr>
            <w:i/>
          </w:rPr>
          <w:t>IJMS</w:t>
        </w:r>
      </w:ins>
      <w:r>
        <w:rPr/>
        <w:t xml:space="preserve">, </w:t>
      </w:r>
      <w:del w:id="552" w:author="Prose edit" w:date="2026-10-24T23:58:41Z">
        <w:r>
          <w:rPr/>
          <w:delText>28</w:delText>
        </w:r>
      </w:del>
      <w:ins w:id="553" w:author="Prose edit" w:date="2026-10-24T23:58:41Z">
        <w:r>
          <w:rPr/>
          <w:t>21</w:t>
        </w:r>
      </w:ins>
      <w:r>
        <w:rPr/>
        <w:t>(</w:t>
      </w:r>
      <w:del w:id="554" w:author="Prose edit" w:date="2026-10-24T23:58:41Z">
        <w:r>
          <w:rPr/>
          <w:delText>8</w:delText>
        </w:r>
      </w:del>
      <w:ins w:id="555" w:author="Prose edit" w:date="2026-10-24T23:58:41Z">
        <w:r>
          <w:rPr/>
          <w:t>3</w:t>
        </w:r>
      </w:ins>
      <w:r>
        <w:rPr/>
        <w:t xml:space="preserve">), </w:t>
      </w:r>
      <w:del w:id="556" w:author="Prose edit" w:date="2026-10-24T23:58:41Z">
        <w:r>
          <w:rPr/>
          <w:delText>1063–1074</w:delText>
        </w:r>
      </w:del>
      <w:ins w:id="557" w:author="Prose edit" w:date="2026-10-24T23:58:41Z">
        <w:r>
          <w:rPr/>
          <w:t>768</w:t>
        </w:r>
      </w:ins>
      <w:r>
        <w:rPr/>
        <w:t>.</w:t>
      </w:r>
      <w:commentRangeEnd w:id="151"/>
      <w:r>
        <w:rPr>
          <w:rStyle w:val="CommentReference"/>
        </w:rPr>
        <w:commentReference w:id="151"/>
      </w:r>
      <w:ins w:id="558" w:author="Prose edit" w:date="2026-10-24T23:58:41Z">
        <w:r>
          <w:rPr/>
          <w:t xml:space="preserve"> https://doi.org/10.3390/ijms21030768</w:t>
        </w:r>
      </w:ins>
      <w:commentRangeEnd w:id="85"/>
      <w:r>
        <w:rPr>
          <w:rStyle w:val="CommentReference"/>
        </w:rPr>
        <w:commentReference w:id="85"/>
      </w:r>
    </w:p>
    <w:p>
      <w:pPr>
        <w:pStyle w:val="Heading1"/>
      </w:pPr>
      <w:r>
        <w:rPr>
          <w:b/>
        </w:rPr>
        <w:t>Supplementary Material</w:t>
      </w:r>
    </w:p>
    <w:p>
      <w:r>
        <w:rPr>
          <w:b/>
        </w:rPr>
        <w:t>S1.</w:t>
      </w:r>
      <w:r>
        <w:rPr>
          <w:b/>
        </w:rPr>
        <w:t xml:space="preserve"> Generation I: OakVar-Based Just-DNA-Seq Platform.</w:t>
      </w:r>
      <w:commentRangeStart w:id="143"/>
      <w:r>
        <w:rPr/>
        <w:t xml:space="preserve"> Architecture, pipeline, module types, and repository table for the OakVar-based Generation I system (see combined-manuscript supplement for full detail).</w:t>
      </w:r>
      <w:commentRangeEnd w:id="143"/>
      <w:r>
        <w:rPr>
          <w:rStyle w:val="CommentReference"/>
        </w:rPr>
        <w:commentReference w:id="143"/>
      </w:r>
    </w:p>
    <w:p>
      <w:r>
        <w:rPr>
          <w:b/>
        </w:rPr>
        <w:t>S2.</w:t>
      </w:r>
      <w:r>
        <w:rPr>
          <w:b/>
        </w:rPr>
        <w:t xml:space="preserve"> Generation I vs Generation II Speed Comparison.</w:t>
      </w:r>
      <w:commentRangeStart w:id="149"/>
      <w:r>
        <w:rPr/>
        <w:t xml:space="preserve"> Individual OakVar benchmark runs (2023-02-17: 5,651 s; 2023-02-19: 6,803 s; 2023-05-07: 7,662 s; mean 6,705 ± 583 s).</w:t>
      </w:r>
      <w:commentRangeEnd w:id="149"/>
      <w:r>
        <w:rPr>
          <w:rStyle w:val="CommentReference"/>
        </w:rPr>
        <w:commentReference w:id="149"/>
      </w:r>
      <w:commentRangeStart w:id="138"/>
      <w:r>
        <w:rPr/>
        <w:t xml:space="preserve"> The 172× speedup </w:t>
      </w:r>
      <w:commentRangeStart w:id="86"/>
      <w:del w:id="559" w:author="Prose edit" w:date="2026-10-24T23:58:41Z">
        <w:r>
          <w:rPr/>
          <w:delText>is</w:delText>
        </w:r>
      </w:del>
      <w:ins w:id="560" w:author="Prose edit" w:date="2026-10-24T23:58:41Z">
        <w:r>
          <w:rPr/>
          <w:t>may</w:t>
        </w:r>
      </w:ins>
      <w:r>
        <w:rPr/>
        <w:t xml:space="preserve"> </w:t>
      </w:r>
      <w:del w:id="561" w:author="Prose edit" w:date="2026-10-24T23:58:41Z">
        <w:r>
          <w:rPr/>
          <w:delText>attributable to</w:delText>
        </w:r>
      </w:del>
      <w:ins w:id="562" w:author="Prose edit" w:date="2026-10-24T23:58:41Z">
        <w:r>
          <w:rPr/>
          <w:t>reflect</w:t>
        </w:r>
      </w:ins>
      <w:commentRangeEnd w:id="86"/>
      <w:r>
        <w:rPr>
          <w:rStyle w:val="CommentReference"/>
        </w:rPr>
        <w:commentReference w:id="86"/>
      </w:r>
      <w:r>
        <w:rPr/>
        <w:t xml:space="preserve"> Polars streaming joins against Parquet, elimination of the multi-step OakVar annotator pipeline, and DuckDB for large joins with predicate pushdown and column pruning.</w:t>
      </w:r>
      <w:commentRangeEnd w:id="138"/>
      <w:r>
        <w:rPr>
          <w:rStyle w:val="CommentReference"/>
        </w:rPr>
        <w:commentReference w:id="138"/>
      </w:r>
    </w:p>
    <w:p>
      <w:r>
        <w:rPr>
          <w:b/>
        </w:rPr>
        <w:t>S3.</w:t>
      </w:r>
      <w:r>
        <w:rPr>
          <w:b/>
        </w:rPr>
        <w:t xml:space="preserve"> Runtime and Memory on Large PRS Scoring Files.</w:t>
      </w:r>
      <w:commentRangeStart w:id="162"/>
      <w:r>
        <w:rPr/>
        <w:t xml:space="preserve"> Per-call memory (DuckDB/Polars median heap 0.2 MB; PLINK2 ~590 MB) and runtimes for the 7 genome-wide PGS IDs (1.7–6.9M variants); PLINK2 failed on the four largest due to 4-part ID matching constraints.</w:t>
      </w:r>
      <w:commentRangeEnd w:id="162"/>
      <w:r>
        <w:rPr>
          <w:rStyle w:val="CommentReference"/>
        </w:rPr>
        <w:commentReference w:id="162"/>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rose edit" w:initials="PE" w:date="2026-10-24T23:58:41Z">
    <w:p>
      <w:pPr>
        <w:pStyle w:val="CommentText"/>
      </w:pPr>
      <w:r>
        <w:rPr>
          <w:rStyle w:val="CommentReference"/>
        </w:rPr>
        <w:annotationRef/>
      </w:r>
      <w:r>
        <w:t>Applied: Copy edit: a participle tail turned into a plain clause, and Model Context Protocol given its abbreviation, used from the Introduction on. (prose-edit.C42) Applied: MCP explained where the Abstract first names it. Why: MCP explained where the Abstract first names it. Four of six readers (wet-lab biologist, clinician, biology student, biology enthusiast) stopped at 'Model Context Protocol (MCP)' as an undefined term; the added clause says what the interface does, in the words of Section 3.2.1 ('let AI assistants call the underlying software through typed tools'). (story.C1)</w:t>
      </w:r>
    </w:p>
  </w:comment>
  <w:comment w:id="1" w:author="Prose edit" w:initials="PE" w:date="2026-10-24T23:58:41Z">
    <w:p>
      <w:pPr>
        <w:pStyle w:val="CommentText"/>
      </w:pPr>
      <w:r>
        <w:rPr>
          <w:rStyle w:val="CommentReference"/>
        </w:rPr>
        <w:annotationRef/>
      </w:r>
      <w:r>
        <w:t>Applied: The Abstract gives the cold-start ratio and the date of the Generation I runs beside the warm-run ratio (finding PR-3, confirmed; proposal PR-C4). Why: The Abstract gives the cold-start ratio and the date of the Generation I runs beside the warm-run ratio (finding PR-3, confirmed; proposal PR-C4). The paper does not say what a warm run reuses, so the 172-fold ratio may set cached results against OakVar runs that started from scratch; Table 2 gives the cold-start runs (203.3 s, about 33-fold) and Supplementary S2 dates the OakVar runs to 2023. (prose-edit.C6)</w:t>
      </w:r>
    </w:p>
  </w:comment>
  <w:comment w:id="2" w:author="Prose edit" w:initials="PE" w:date="2026-10-24T23:58:41Z">
    <w:p>
      <w:pPr>
        <w:pStyle w:val="CommentText"/>
      </w:pPr>
      <w:r>
        <w:rPr>
          <w:rStyle w:val="CommentReference"/>
        </w:rPr>
        <w:annotationRef/>
      </w:r>
      <w:r>
        <w:t>Applied: The Abstract's correlation with PLINK2 given the limit the body now states (finding IC-5, with RP-2 and PR-5; the summary-against-body check after the correction of Section 5.2, IC-C12): Section 5.2 reports the correlation 'although the largest absolute difference for a single score was 21.4', and the Abstract sentence left that limit out. Why: Correlation across 96 different scores cannot show per-score agreement with PLINK2 (IC-5). Pearson r is computed across 96 scoring models whose sums lie on very different scales, so it mostly reflects the spread between scores; a difference of 21.4 cannot be judged without that score's size. The paragraph also says the identifier difference "explains" the remaining differences without a per-variant comparison. (prose-edit.C40)</w:t>
      </w:r>
    </w:p>
  </w:comment>
  <w:comment w:id="3" w:author="Prose edit" w:initials="PE" w:date="2026-10-24T23:58:41Z">
    <w:p>
      <w:pPr>
        <w:pStyle w:val="CommentText"/>
      </w:pPr>
      <w:r>
        <w:rPr>
          <w:rStyle w:val="CommentReference"/>
        </w:rPr>
        <w:annotationRef/>
      </w:r>
      <w:r>
        <w:t>Applied: Licence separated from the intended use (findings RP-14 and PF-6; proposal RP-C8, which the simulated peer review endorses, over PF-C5). Why: Licence separated from the intended use (findings RP-14 and PF-6; proposal RP-C8, which the simulated peer review endorses, over PF-C5). The unmodified AGPL v3 permits any use, so 'released under AGPL v3 for research and education' could be read as a restriction the licence does not impose. (prose-edit.C7)</w:t>
      </w:r>
    </w:p>
  </w:comment>
  <w:comment w:id="4" w:author="Journal adaptation" w:initials="JA" w:date="2026-10-24T23:58:41Z">
    <w:p>
      <w:pPr>
        <w:pStyle w:val="CommentText"/>
      </w:pPr>
      <w:r>
        <w:rPr>
          <w:rStyle w:val="CommentReference"/>
        </w:rPr>
        <w:annotationRef/>
      </w:r>
      <w:r>
        <w:t>Applied: Keywords added after the Abstract. Why: Keywords added after the Abstract. BMC Bioinformatics and BMC Genomics ask for three to ten keywords, and the other venues on the ladder do not object to them; the eight terms are taken from the title, the Abstract and the default modules. (journal-adapt.C1)</w:t>
      </w:r>
    </w:p>
  </w:comment>
  <w:comment w:id="5" w:author="Prose edit" w:initials="PE" w:date="2026-10-24T23:58:41Z">
    <w:p>
      <w:pPr>
        <w:pStyle w:val="CommentText"/>
      </w:pPr>
      <w:r>
        <w:rPr>
          <w:rStyle w:val="CommentReference"/>
        </w:rPr>
        <w:annotationRef/>
      </w:r>
      <w:r>
        <w:t>Applied: Copy edit: 'whole-genome' hyphenated as a compound modifier, as elsewhere in the paper. (prose-edit.C43)</w:t>
      </w:r>
    </w:p>
  </w:comment>
  <w:comment w:id="6" w:author="Prose edit" w:initials="PE" w:date="2026-10-24T23:58:41Z">
    <w:p>
      <w:pPr>
        <w:pStyle w:val="CommentText"/>
      </w:pPr>
      <w:r>
        <w:rPr>
          <w:rStyle w:val="CommentReference"/>
        </w:rPr>
        <w:annotationRef/>
      </w:r>
      <w:r>
        <w:t>Applied: Cost sentence narrowed to what its cited source reports (finding RF-4, proposal RF-C1). Why: Cost sentence narrowed to what its cited source reports (finding RF-4, proposal RF-C1). Whitley et al. 2020 give the Human Genome Project's cost as about 95 million dollars, not billions, while supporting the fall to under a thousand dollars since 2003, so the starting figure is dropped and the rest of the claim kept. (prose-edit.C1)</w:t>
      </w:r>
    </w:p>
  </w:comment>
  <w:comment w:id="7" w:author="Deslop" w:initials="D" w:date="2026-10-24T23:58:41Z">
    <w:p>
      <w:pPr>
        <w:pStyle w:val="CommentText"/>
      </w:pPr>
      <w:r>
        <w:rPr>
          <w:rStyle w:val="CommentReference"/>
        </w:rPr>
        <w:annotationRef/>
      </w:r>
      <w:r>
        <w:t>Proposed: The Introduction's gap sentence merged into the concrete one. Why: The first sentence announces in abstract nouns the gap that the second sentence states concretely, so it adds nothing the reader does not get next (DS-3). Merging them keeps the concrete statement and the contrast with falling sequencing costs; only 'remains wide' goes. (DS-C1)</w:t>
      </w:r>
    </w:p>
  </w:comment>
  <w:comment w:id="8" w:author="Prose edit" w:initials="PE" w:date="2026-10-24T23:58:41Z">
    <w:p>
      <w:pPr>
        <w:pStyle w:val="CommentText"/>
      </w:pPr>
      <w:r>
        <w:rPr>
          <w:rStyle w:val="CommentReference"/>
        </w:rPr>
        <w:annotationRef/>
      </w:r>
      <w:r>
        <w:t>Applied: Copy edit: 'such as' for a list of examples, and 'considerable' where 'significant' had no statistical sense. (prose-edit.C44) Applied: PLINK, ANNOVAR and VEP cited where the Introduction names them. Why: PLINK, ANNOVAR and VEP cited where the Introduction names them. The journals on the ladder ask that existing tools and data be cited, and the paper named these three without a reference; the citations are the records the reference check verified (RF-10). (journal-adapt.C2)</w:t>
      </w:r>
    </w:p>
  </w:comment>
  <w:comment w:id="9" w:author="Prose edit" w:initials="PE" w:date="2026-10-24T23:58:41Z">
    <w:p>
      <w:pPr>
        <w:pStyle w:val="CommentText"/>
      </w:pPr>
      <w:r>
        <w:rPr>
          <w:rStyle w:val="CommentReference"/>
        </w:rPr>
        <w:annotationRef/>
      </w:r>
      <w:r>
        <w:t>Applied: Priority claim replaced by the open-source tools it overlooked (finding PR-1, confirmed, with IC-8 and RF-3; proposal PR-C1, which the simulated peer review offers instead of IC-C14 and RF-C2). Why: Priority claim replaced by the open-source tools it overlooked (finding PR-1, confirmed, with IC-8 and RF-3; proposal PR-C1, which the simulated peer review offers instead of IC-C14 and RF-C2). OpenCRAVAT, impute.me and the authors' own Just-DNA-Seq cover parts of the claimed gap, so the absolute sentence is reworded to name them; both new references were verified by their DOIs (PR-C2, PR-C3). (prose-edit.C2)</w:t>
      </w:r>
    </w:p>
  </w:comment>
  <w:comment w:id="10" w:author="Deslop" w:initials="D" w:date="2026-10-24T23:58:41Z">
    <w:p>
      <w:pPr>
        <w:pStyle w:val="CommentText"/>
      </w:pPr>
      <w:r>
        <w:rPr>
          <w:rStyle w:val="CommentReference"/>
        </w:rPr>
        <w:annotationRef/>
      </w:r>
      <w:r>
        <w:t>Proposed: The 'rapidly evolving' opener replaced by the revised estimate it introduces. Why: 'The field is rapidly evolving' is a stock opener (DS-4); the revised heritability estimate after the colon is the specific evidence for it, so the sentence now leads with that. The paragraph's later sentences still say that the catalogue keeps growing faster than curators can integrate it. (DS-C2)</w:t>
      </w:r>
    </w:p>
  </w:comment>
  <w:comment w:id="11" w:author="Prose edit" w:initials="PE" w:date="2026-10-24T23:58:41Z">
    <w:p>
      <w:pPr>
        <w:pStyle w:val="CommentText"/>
      </w:pPr>
      <w:r>
        <w:rPr>
          <w:rStyle w:val="CommentReference"/>
        </w:rPr>
        <w:annotationRef/>
      </w:r>
      <w:r>
        <w:t>Applied: Twin-study range attributed to the study that summarises it, and the in-text year follows the journal version (finding RF-7, proposal RF-C3). Why: Twin-study range attributed to the study that summarises it, and the in-text year follows the journal version (finding RF-7, proposal RF-C3). The 20-25% range is Shenhar et al.'s summary of earlier twin studies, and the Science article appeared on 29 January 2026 (Crossref and PubMed agree). (prose-edit.C3)</w:t>
      </w:r>
    </w:p>
  </w:comment>
  <w:comment w:id="12" w:author="Prose edit" w:initials="PE" w:date="2026-10-24T23:58:41Z">
    <w:p>
      <w:pPr>
        <w:pStyle w:val="CommentText"/>
      </w:pPr>
      <w:r>
        <w:rPr>
          <w:rStyle w:val="CommentReference"/>
        </w:rPr>
        <w:annotationRef/>
      </w:r>
      <w:r>
        <w:t>Applied: APOE and FOXO3 sentence matched to the cited studies (finding RF-6, proposal RF-C4). Why: APOE and FOXO3 sentence matched to the cited studies (finding RF-6, proposal RF-C4). Broer et al. report that FOXO3 was replicated in candidate-gene studies but not identified by GWAS, and both sources name these two genes as the consistent ones, so the sentence no longer attributes both to GWAS. (prose-edit.C4) Applied: Copy edit: GWAS spelled out at its first use in the body. (prose-edit.C45)</w:t>
      </w:r>
    </w:p>
  </w:comment>
  <w:comment w:id="13" w:author="Prose edit" w:initials="PE" w:date="2026-10-24T23:58:41Z">
    <w:p>
      <w:pPr>
        <w:pStyle w:val="CommentText"/>
      </w:pPr>
      <w:r>
        <w:rPr>
          <w:rStyle w:val="CommentReference"/>
        </w:rPr>
        <w:annotationRef/>
      </w:r>
      <w:r>
        <w:t>Applied: LongevityMap's size stated as the source gives it, and the absence claim narrowed to what the authors know (findings RF-5 and RF-3, with IC-8 and PR-1; proposal RF-C5, which the simulated peer review endorses for this paragraph). Why: LongevityMap's size stated as the source gives it, and the absence claim narrowed to what the authors know (findings RF-5 and RF-3, with IC-8 and PR-1; proposal RF-C5, which the simulated peer review endorses for this paragraph). Tacutu et al. 2017 count 550 study entries and 3,144 variants, not thousands of associations, and the authors' own first-generation platform already annotated VCFs against LongevityMap. (prose-edit.C5)</w:t>
      </w:r>
    </w:p>
  </w:comment>
  <w:comment w:id="14" w:author="Prose edit" w:initials="PE" w:date="2026-10-24T23:58:41Z">
    <w:p>
      <w:pPr>
        <w:pStyle w:val="CommentText"/>
      </w:pPr>
      <w:r>
        <w:rPr>
          <w:rStyle w:val="CommentReference"/>
        </w:rPr>
        <w:annotationRef/>
      </w:r>
      <w:r>
        <w:t>Applied: Copy edit: the connector 'Furthermore' dropped for 'also', and the GDPR spelled out at its first use, without nested parentheses. (prose-edit.C46)</w:t>
      </w:r>
    </w:p>
  </w:comment>
  <w:comment w:id="15" w:author="Story" w:initials="S" w:date="2026-10-24T23:58:41Z">
    <w:p>
      <w:pPr>
        <w:pStyle w:val="CommentText"/>
      </w:pPr>
      <w:r>
        <w:rPr>
          <w:rStyle w:val="CommentReference"/>
        </w:rPr>
        <w:annotationRef/>
      </w:r>
      <w:r>
        <w:t>Applied: Repeated software list cut from the Introduction. Why: Repeated software list cut from the Introduction. Three readers (biology student, biology enthusiast, random curious person) lost the thread at the list of Dagster, polars-bio, Polars and DuckDB right after the longevity paragraph; Section 2.1 names all four with the same roles, so the Introduction now says only what replaced OakVar. (story.C2)</w:t>
      </w:r>
    </w:p>
  </w:comment>
  <w:comment w:id="16" w:author="Prose edit" w:initials="PE" w:date="2026-10-24T23:58:41Z">
    <w:p>
      <w:pPr>
        <w:pStyle w:val="CommentText"/>
      </w:pPr>
      <w:r>
        <w:rPr>
          <w:rStyle w:val="CommentReference"/>
        </w:rPr>
        <w:annotationRef/>
      </w:r>
      <w:r>
        <w:t>Applied: Copy edit: MCP spelled out at its first use in the body. (prose-edit.C47)</w:t>
      </w:r>
    </w:p>
  </w:comment>
  <w:comment w:id="17" w:author="Prose edit" w:initials="PE" w:date="2026-10-24T23:58:41Z">
    <w:p>
      <w:pPr>
        <w:pStyle w:val="CommentText"/>
      </w:pPr>
      <w:r>
        <w:rPr>
          <w:rStyle w:val="CommentReference"/>
        </w:rPr>
        <w:annotationRef/>
      </w:r>
      <w:r>
        <w:t>Applied: Copy edit: a participle tail turned into a plain clause. (prose-edit.C48)</w:t>
      </w:r>
    </w:p>
  </w:comment>
  <w:comment w:id="18" w:author="Prose edit" w:initials="PE" w:date="2026-10-24T23:58:41Z">
    <w:p>
      <w:pPr>
        <w:pStyle w:val="CommentText"/>
      </w:pPr>
      <w:r>
        <w:rPr>
          <w:rStyle w:val="CommentReference"/>
        </w:rPr>
        <w:annotationRef/>
      </w:r>
      <w:r>
        <w:t>Applied: Copy edit: 'CLI tools' written out as command-line tools. (prose-edit.C49)</w:t>
      </w:r>
    </w:p>
  </w:comment>
  <w:comment w:id="19" w:author="Prose edit" w:initials="PE" w:date="2026-10-24T23:58:41Z">
    <w:p>
      <w:pPr>
        <w:pStyle w:val="CommentText"/>
      </w:pPr>
      <w:r>
        <w:rPr>
          <w:rStyle w:val="CommentReference"/>
        </w:rPr>
        <w:annotationRef/>
      </w:r>
      <w:r>
        <w:t>Applied: Python version corrected to what the project pins (finding IC-21, proposal IC-C19): pyproject.toml requires Python 3.13 and below 3.14, so '3.13+' was wrong. Why: The project pins Python 3.13 only, not 3.13 and later (IC-21). pyproject.toml sets requires-python "&gt;=3.13, &lt;3.14". (prose-edit.C8)</w:t>
      </w:r>
    </w:p>
  </w:comment>
  <w:comment w:id="20" w:author="Questions for the authors" w:initials="QF" w:date="2026-10-24T23:58:41Z">
    <w:p>
      <w:pPr>
        <w:pStyle w:val="CommentText"/>
      </w:pPr>
      <w:r>
        <w:rPr>
          <w:rStyle w:val="CommentReference"/>
        </w:rPr>
        <w:annotationRef/>
      </w:r>
      <w:r>
        <w:t>Question for the authors: Please confirm that the Windows and macOS installers and the container image are published for the version this paper describes; a link to the README's Quick start section could follow the sentence. (ST-C1)</w:t>
      </w:r>
    </w:p>
  </w:comment>
  <w:comment w:id="21" w:author="Story" w:initials="S" w:date="2026-10-24T23:58:41Z">
    <w:p>
      <w:pPr>
        <w:pStyle w:val="CommentText"/>
      </w:pPr>
      <w:r>
        <w:rPr>
          <w:rStyle w:val="CommentReference"/>
        </w:rPr>
        <w:annotationRef/>
      </w:r>
      <w:r>
        <w:t>Proposed: The README's other installation routes named in the paper. Why: Four of six readers closed the paper looking for how to start the tool, and the paper gives only a source checkout; the project's README describes installers and a container image, so one sentence brings what the authors already provide into the paper. It adds facts from the authors' files, so under the conservative setting it is proposed, not applied. (ST-C1)</w:t>
      </w:r>
    </w:p>
  </w:comment>
  <w:comment w:id="22" w:author="Prose edit" w:initials="PE" w:date="2026-10-24T23:58:41Z">
    <w:p>
      <w:pPr>
        <w:pStyle w:val="CommentText"/>
      </w:pPr>
      <w:r>
        <w:rPr>
          <w:rStyle w:val="CommentReference"/>
        </w:rPr>
        <w:annotationRef/>
      </w:r>
      <w:r>
        <w:t>Applied: Copy edit: a participle tail and a run of nouns turned into a clause that says what the assets do. (prose-edit.C50)</w:t>
      </w:r>
    </w:p>
  </w:comment>
  <w:comment w:id="23" w:author="Questions for the authors" w:initials="QF" w:date="2026-10-24T23:58:41Z">
    <w:p>
      <w:pPr>
        <w:pStyle w:val="CommentText"/>
      </w:pPr>
      <w:r>
        <w:rPr>
          <w:rStyle w:val="CommentReference"/>
        </w:rPr>
        <w:annotationRef/>
      </w:r>
      <w:r>
        <w:t>Question for the authors: Keep 'annotated' if the platform expects inputs that already carry annotations. (PE-C3)</w:t>
      </w:r>
    </w:p>
  </w:comment>
  <w:comment w:id="24" w:author="Prose edit" w:initials="PE" w:date="2026-10-24T23:58:41Z">
    <w:p>
      <w:pPr>
        <w:pStyle w:val="CommentText"/>
      </w:pPr>
      <w:r>
        <w:rPr>
          <w:rStyle w:val="CommentReference"/>
        </w:rPr>
        <w:annotationRef/>
      </w:r>
      <w:r>
        <w:t>Proposed: The input VCF called a variant call file, not an annotated one. Why: The Introduction calls the input a raw variant file and the pipeline annotates it, so calling the input annotated contradicts both; 'variant call file' is what VCF stands for and what users receive from a provider (PE-1). (PE-C3)</w:t>
      </w:r>
    </w:p>
  </w:comment>
  <w:comment w:id="25" w:author="Prose edit" w:initials="PE" w:date="2026-10-24T23:58:41Z">
    <w:p>
      <w:pPr>
        <w:pStyle w:val="CommentText"/>
      </w:pPr>
      <w:r>
        <w:rPr>
          <w:rStyle w:val="CommentReference"/>
        </w:rPr>
        <w:annotationRef/>
      </w:r>
      <w:r>
        <w:t>Applied: The depth and quality filters are described as the shipped defaults they are (finding IC-19, proposal IC-C16): the shipped modules.yaml sets min_depth 10 and min_qual 20, and the filter applies each where the VCF has the field. Why: The depth and quality filters are on in the shipped configuration (IC-19). The shipped modules.yaml sets min_depth: 10 and min_qual: 20, and build_quality_filter_expr applies each wherever the VCF has the field, so they are defaults rather than options. (prose-edit.C9)</w:t>
      </w:r>
    </w:p>
  </w:comment>
  <w:comment w:id="26" w:author="Prose edit" w:initials="PE" w:date="2026-10-24T23:58:41Z">
    <w:p>
      <w:pPr>
        <w:pStyle w:val="CommentText"/>
      </w:pPr>
      <w:r>
        <w:rPr>
          <w:rStyle w:val="CommentReference"/>
        </w:rPr>
        <w:annotationRef/>
      </w:r>
      <w:r>
        <w:t>Applied: The module join's default corrected to what the code does (finding IC-1, with PR-8; proposal IC-C1, which the simulated peer review endorses): annotate_vcf_with_module_weights joins on chromosome, position and genotype by default and falls back to rsID only for modules without coordinates. Why: The module join defaults to genomic position in the code, not rsID (IC-1). annotate_vcf_with_module_weights defaults to join_on="position" (chromosome, position, genotype, with the reference allele checked) and falls back to rsID only for modules without coordinates. The benchmark genome is DeepVariant output with an empty ID column, so the join the paper describes would match nothing on it. How the module join handles missing rsIDs, alleles, multi-allelic records and indels is not described (PR-8). The paper does not say where rsIDs come from when a VCF has none, or how alleles, multi-allelic records and indels are matched; the integrity check read the code and found the default join is by position and genotype with the reference allele checked, not by rsID. (SW-11, SK-18, CH-3) (prose-edit.C10)</w:t>
      </w:r>
    </w:p>
  </w:comment>
  <w:comment w:id="27" w:author="Prose edit" w:initials="PE" w:date="2026-10-24T23:58:41Z">
    <w:p>
      <w:pPr>
        <w:pStyle w:val="CommentText"/>
      </w:pPr>
      <w:r>
        <w:rPr>
          <w:rStyle w:val="CommentReference"/>
        </w:rPr>
        <w:annotationRef/>
      </w:r>
      <w:r>
        <w:t>Applied: Reports are HTML (finding IC-20, proposal IC-C17): the report asset writes self-contained HTML and nothing in the code renders PDF. Why: The platform writes HTML reports only; nothing renders PDF (IC-20). The report asset writes self-contained HTML, the download button reads "Download HTML report", and nothing in the code or its dependencies renders PDF; Section 2.3 also promises "PDF/HTML per module". (prose-edit.C11)</w:t>
      </w:r>
    </w:p>
  </w:comment>
  <w:comment w:id="28" w:author="Prose edit" w:initials="PE" w:date="2026-10-24T23:58:41Z">
    <w:p>
      <w:pPr>
        <w:pStyle w:val="CommentText"/>
      </w:pPr>
      <w:r>
        <w:rPr>
          <w:rStyle w:val="CommentReference"/>
        </w:rPr>
        <w:annotationRef/>
      </w:r>
      <w:r>
        <w:t>Applied: Figure 1 cited where the text lists what the screenshot shows (finding FG-8, proposal FG-C1).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(prose-edit.C51)</w:t>
      </w:r>
    </w:p>
  </w:comment>
  <w:comment w:id="29" w:author="Prose edit" w:initials="PE" w:date="2026-10-24T23:58:41Z">
    <w:p>
      <w:pPr>
        <w:pStyle w:val="CommentText"/>
      </w:pPr>
      <w:r>
        <w:rPr>
          <w:rStyle w:val="CommentReference"/>
        </w:rPr>
        <w:annotationRef/>
      </w:r>
      <w:r>
        <w:t>Applied: Report download is HTML (finding IC-20, proposal IC-C18): the download button offers the HTML report only. Why: The platform writes HTML reports only; nothing renders PDF (IC-20). The report asset writes self-contained HTML, the download button reads "Download HTML report", and nothing in the code or its dependencies renders PDF; Section 2.3 also promises "PDF/HTML per module". (prose-edit.C12)</w:t>
      </w:r>
    </w:p>
  </w:comment>
  <w:comment w:id="30" w:author="Questions for the authors" w:initials="QF" w:date="2026-10-24T23:58:41Z">
    <w:p>
      <w:pPr>
        <w:pStyle w:val="CommentText"/>
      </w:pPr>
      <w:r>
        <w:rPr>
          <w:rStyle w:val="CommentReference"/>
        </w:rPr>
        <w:annotationRef/>
      </w:r>
      <w:r>
        <w:t>Question for the authors: If the recaptured screenshot numbers the callouts in the order of use, renumber this list to match. (FG-C10)</w:t>
      </w:r>
    </w:p>
  </w:comment>
  <w:comment w:id="31" w:author="Figures and tables" w:initials="FA" w:date="2026-10-24T23:58:41Z">
    <w:p>
      <w:pPr>
        <w:pStyle w:val="CommentText"/>
      </w:pPr>
      <w:r>
        <w:rPr>
          <w:rStyle w:val="CommentReference"/>
        </w:rPr>
        <w:annotationRef/>
      </w:r>
      <w:r>
        <w:t>Proposed: Describe Figure 1's callouts in its caption. Why: The caption calls the image a results view and never mentions the five numbered callouts that carry its message; the new caption names the view the screenshot shows and what each callout marks. (FG-C10)</w:t>
      </w:r>
    </w:p>
  </w:comment>
  <w:comment w:id="32" w:author="Prose edit" w:initials="PE" w:date="2026-10-24T23:58:41Z">
    <w:p>
      <w:pPr>
        <w:pStyle w:val="CommentText"/>
      </w:pPr>
      <w:r>
        <w:rPr>
          <w:rStyle w:val="CommentReference"/>
        </w:rPr>
        <w:annotationRef/>
      </w:r>
      <w:r>
        <w:t>Applied: Section 2.4 says where the warm-run time was measured (finding IC-24, with PR-18; proposal IC-C23, which the simulated peer review endorses): the timing comes from a 16-thread Xeon workstation with 128 GB of memory, not from a laptop. Why: The laptop principle rests on a workstation measurement (IC-24). The timing comes from a 16-thread Xeon with 128 GB of memory (Table 4), as Section 5.1 notes, but Section 2.4 presents it under the runs-on-a-laptop principle. (prose-edit.C13)</w:t>
      </w:r>
    </w:p>
  </w:comment>
  <w:comment w:id="33" w:author="Prose edit" w:initials="PE" w:date="2026-10-24T23:58:41Z">
    <w:p>
      <w:pPr>
        <w:pStyle w:val="CommentText"/>
      </w:pPr>
      <w:r>
        <w:rPr>
          <w:rStyle w:val="CommentReference"/>
        </w:rPr>
        <w:annotationRef/>
      </w:r>
      <w:r>
        <w:t>Applied: Table 1 cited where the default modules are introduced (finding FG-8, proposal FG-C2).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(prose-edit.C52)</w:t>
      </w:r>
    </w:p>
  </w:comment>
  <w:comment w:id="34" w:author="Prose edit" w:initials="PE" w:date="2026-10-24T23:58:41Z">
    <w:p>
      <w:pPr>
        <w:pStyle w:val="CommentText"/>
      </w:pPr>
      <w:r>
        <w:rPr>
          <w:rStyle w:val="CommentReference"/>
        </w:rPr>
        <w:annotationRef/>
      </w:r>
      <w:r>
        <w:t>Applied: 'Easily' narrowed to the no-code route the paper describes (finding PR-13, confirmed; proposal PR-C5): nothing measures ease, and Section 2.2 supports only that modules can be authored without writing Python. Why: Ease of use is claimed but unmeasured, and installation is a source checkout (PR-13). The only installation route described is a configured source checkout, which does not show that people without bioinformatics training can install the platform, and 'easily add their own modules' claims an ease no measurement supports. (SW-14, SW-17) (prose-edit.C14)</w:t>
      </w:r>
    </w:p>
  </w:comment>
  <w:comment w:id="35" w:author="Prose edit" w:initials="PE" w:date="2026-10-24T23:58:41Z">
    <w:p>
      <w:pPr>
        <w:pStyle w:val="CommentText"/>
      </w:pPr>
      <w:r>
        <w:rPr>
          <w:rStyle w:val="CommentReference"/>
        </w:rPr>
        <w:annotationRef/>
      </w:r>
      <w:r>
        <w:t>Applied: The module's two names linked (findings FG-9 and IC-22; proposal FG-C3, the narrowest of the proposals for this sentence, over IC-C20 and IC-C21): the project's modules.yaml titles this module Longevity Map and its report Longevity Variants, and it is distinct from the AI-generated Longevity Variants 2026. Why: One module is called Longevity Map in Table 1, Longevity Variants elsewhere (FG-9). The project's modules.yaml titles the module Longevity Map and its report Longevity Variants; the paper uses both names without linking them, next to an AI-generated module named Longevity Variants 2026. (prose-edit.C16)</w:t>
      </w:r>
    </w:p>
  </w:comment>
  <w:comment w:id="36" w:author="Prose edit" w:initials="PE" w:date="2026-10-24T23:58:41Z">
    <w:p>
      <w:pPr>
        <w:pStyle w:val="CommentText"/>
      </w:pPr>
      <w:r>
        <w:rPr>
          <w:rStyle w:val="CommentReference"/>
        </w:rPr>
        <w:annotationRef/>
      </w:r>
      <w:r>
        <w:t>Applied: Copy edit: 'builds upon' shortened to 'builds on'. (prose-edit.C53)</w:t>
      </w:r>
    </w:p>
  </w:comment>
  <w:comment w:id="37" w:author="Prose edit" w:initials="PE" w:date="2026-10-24T23:58:41Z">
    <w:p>
      <w:pPr>
        <w:pStyle w:val="CommentText"/>
      </w:pPr>
      <w:r>
        <w:rPr>
          <w:rStyle w:val="CommentReference"/>
        </w:rPr>
        <w:annotationRef/>
      </w:r>
      <w:r>
        <w:t>Applied: LongevityMap's contents described as the source gives them (finding RF-5, proposal RF-C6): Tacutu et al. Why: LongevityMap's contents described as the source gives them (finding RF-5, proposal RF-C6): Tacutu et al. 2017 report 3,144 variants in 884 genes across 550 study entries, negative results included, not 3,144 variant-trait associations. (prose-edit.C15)</w:t>
      </w:r>
    </w:p>
  </w:comment>
  <w:comment w:id="38" w:author="Questions for the authors" w:initials="QF" w:date="2026-10-24T23:58:41Z">
    <w:p>
      <w:pPr>
        <w:pStyle w:val="CommentText"/>
      </w:pPr>
      <w:r>
        <w:rPr>
          <w:rStyle w:val="CommentReference"/>
        </w:rPr>
        <w:annotationRef/>
      </w:r>
      <w:r>
        <w:t>Question for the authors: Choose between this and RF-C7. 'Common' stays your wording rather than Lambert et al.'s. (PE-C2)</w:t>
      </w:r>
    </w:p>
  </w:comment>
  <w:comment w:id="39" w:author="Prose edit" w:initials="PE" w:date="2026-10-24T23:58:41Z">
    <w:p>
      <w:pPr>
        <w:pStyle w:val="CommentText"/>
      </w:pPr>
      <w:r>
        <w:rPr>
          <w:rStyle w:val="CommentReference"/>
        </w:rPr>
        <w:annotationRef/>
      </w:r>
      <w:r>
        <w:t>Proposed: Citation placed after the part of the PRS definition its source supports. Why: Lambert et al. 2021 describe a weighted sum of many genetic variants and do not call the score population-relative (RF-8). The reference check's wording (RF-C7) replaces the clause with an estimate of an individual's predisposition, which drops the population-relative framing Sections 6.1 and 6.3 rely on; moving the citation to the clause it supports keeps the authors' framing as their own statement. Offered as an alternative to RF-C7. (PE-C2)</w:t>
      </w:r>
    </w:p>
  </w:comment>
  <w:comment w:id="40" w:author="Prose edit" w:initials="PE" w:date="2026-10-24T23:58:41Z">
    <w:p>
      <w:pPr>
        <w:pStyle w:val="CommentText"/>
      </w:pPr>
      <w:r>
        <w:rPr>
          <w:rStyle w:val="CommentReference"/>
        </w:rPr>
        <w:annotationRef/>
      </w:r>
      <w:r>
        <w:t>Applied: Copy edit: the five 1000 Genomes superpopulation codes spelled out for readers outside population genetics, and 'against' replaced by 'for', which is what the sentence means. (prose-edit.C54) Applied: The 1000 Genomes dataset cited where the percentiles are said to come from it. Why: The 1000 Genomes dataset cited where the percentiles are said to come from it. BMC Bioinformatics, BMC Genomics and Bioinformatics require every public dataset the work uses to be referenced in the reference list; the 1000 Genomes Project Consortium's 2015 paper is the record the reference check verified (RF-10). (journal-adapt.C3)</w:t>
      </w:r>
    </w:p>
  </w:comment>
  <w:comment w:id="41" w:author="Prose edit" w:initials="PE" w:date="2026-10-24T23:58:41Z">
    <w:p>
      <w:pPr>
        <w:pStyle w:val="CommentText"/>
      </w:pPr>
      <w:r>
        <w:rPr>
          <w:rStyle w:val="CommentReference"/>
        </w:rPr>
        <w:annotationRef/>
      </w:r>
      <w:r>
        <w:t>Applied: The reference population is described as the software chooses it (finding IC-2, with RP-12 and PR-24; proposal IC-C2, punctuated with a semicolon): the web interface infers ancestry when a genome is loaded and preselects the matching superpopulation, with a menu to override it. Why: Ancestry is inferred automatically in the web interface, which the paper denies (IC-2). detect_sample_ancestry in the web interface calls just-prs's infer_sample_ancestry when a genome is loaded and preselects the detected superpopulation, with the Population menu as an override. Section 3.2 ("Users select the reference population closest to their ancestry") and the Limitations both describe the older behaviour. (prose-edit.C17)</w:t>
      </w:r>
    </w:p>
  </w:comment>
  <w:comment w:id="42" w:author="Prose edit" w:initials="PE" w:date="2026-10-24T23:58:41Z">
    <w:p>
      <w:pPr>
        <w:pStyle w:val="CommentText"/>
      </w:pPr>
      <w:r>
        <w:rPr>
          <w:rStyle w:val="CommentReference"/>
        </w:rPr>
        <w:annotationRef/>
      </w:r>
      <w:r>
        <w:t>Applied: Restoration is not something the user selects in the platform (finding IC-3, proposal IC-C4): in Just-DNA-Lite the mode follows the sample type, which defaults to whole-genome. Why: Reference-allele restoration is on by default for whole-genome samples in the platform (IC-3). The web interface classifies samples as whole-genome by default (sample_type "wgs") and then requests restoration (_restoration_settings_for_parquet returns True, "variant_only"), so whole-genome users get restored scores unless they reclassify the sample as array data. This changes what the reported percentiles mean. (prose-edit.C18)</w:t>
      </w:r>
    </w:p>
  </w:comment>
  <w:comment w:id="43" w:author="Prose edit" w:initials="PE" w:date="2026-10-24T23:58:41Z">
    <w:p>
      <w:pPr>
        <w:pStyle w:val="CommentText"/>
      </w:pPr>
      <w:r>
        <w:rPr>
          <w:rStyle w:val="CommentReference"/>
        </w:rPr>
        <w:annotationRef/>
      </w:r>
      <w:r>
        <w:t>Applied: The platform's restoration default separated from the library's (finding IC-3, proposal IC-C5, which the simulated peer review cites): the web interface's default sample type is whole-genome and it requests restoration for such samples, so 'Restoration is off by default' did not describe the platform. Why: Reference-allele restoration is on by default for whole-genome samples in the platform (IC-3). The web interface classifies samples as whole-genome by default (sample_type "wgs") and then requests restoration (_restoration_settings_for_parquet returns True, "variant_only"), so whole-genome users get restored scores unless they reclassify the sample as array data. This changes what the reported percentiles mean. (prose-edit.C19) Applied: Copy edit: the long sentence on restoration defaults split in two, the library's default first and the platform's second, without changing what either says. (prose-edit.C55)</w:t>
      </w:r>
    </w:p>
  </w:comment>
  <w:comment w:id="44" w:author="Prose edit" w:initials="PE" w:date="2026-10-24T23:58:41Z">
    <w:p>
      <w:pPr>
        <w:pStyle w:val="CommentText"/>
      </w:pPr>
      <w:r>
        <w:rPr>
          <w:rStyle w:val="CommentReference"/>
        </w:rPr>
        <w:annotationRef/>
      </w:r>
      <w:r>
        <w:t>Applied: Array workflow marked experimental, as Section 6.4 says (finding PR-20, proposal PR-C6): Section 6.4 calls microarray support experimental and Section 5.2 says the coverage gains of LD-proxy estimation are not quantified. Why: The array workflow's LD-proxy step is undescribed and not marked experimental (PR-20). The LD-proxy method (panel, threshold, allele mapping, dosage) is neither described nor evaluated, and Section 3.2 does not say the array workflow is experimental, as Section 6.4 does. (SW-25) (prose-edit.C20)</w:t>
      </w:r>
    </w:p>
  </w:comment>
  <w:comment w:id="45" w:author="Deslop" w:initials="D" w:date="2026-10-24T23:58:41Z">
    <w:p>
      <w:pPr>
        <w:pStyle w:val="CommentText"/>
      </w:pPr>
      <w:r>
        <w:rPr>
          <w:rStyle w:val="CommentReference"/>
        </w:rPr>
        <w:annotationRef/>
      </w:r>
      <w:r>
        <w:t>Proposed: The repeated opening of Section 3.2.1 removed. Why: Section 3.2 has just said that just-prs is a separable component usable on its own, so the opening sentence of Section 3.2.1 repeats it (DS-6); the section can start with who uses it and how. 'its' becomes 'the just-prs' because the sentence now opens the section. (DS-C4)</w:t>
      </w:r>
    </w:p>
  </w:comment>
  <w:comment w:id="46" w:author="Prose edit" w:initials="PE" w:date="2026-10-24T23:58:41Z">
    <w:p>
      <w:pPr>
        <w:pStyle w:val="CommentText"/>
      </w:pPr>
      <w:r>
        <w:rPr>
          <w:rStyle w:val="CommentReference"/>
        </w:rPr>
        <w:annotationRef/>
      </w:r>
      <w:r>
        <w:t>Applied: Figure 3 cited where the text describes the trait view it shows (finding FG-8, proposal FG-C5).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(prose-edit.C56)</w:t>
      </w:r>
    </w:p>
  </w:comment>
  <w:comment w:id="47" w:author="Prose edit" w:initials="PE" w:date="2026-10-24T23:58:41Z">
    <w:p>
      <w:pPr>
        <w:pStyle w:val="CommentText"/>
      </w:pPr>
      <w:r>
        <w:rPr>
          <w:rStyle w:val="CommentReference"/>
        </w:rPr>
        <w:annotationRef/>
      </w:r>
      <w:r>
        <w:t>Applied: Copy edit: 'integrates an AI-assisted module-creation capability directly in' shortened to 'builds AI-assisted module creation directly into'; Figure 4 cited where the text describes the sequence its screenshots show (finding FG-8, proposal FG-C6).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(prose-edit.C57)</w:t>
      </w:r>
    </w:p>
  </w:comment>
  <w:comment w:id="48" w:author="Journal adaptation" w:initials="JA" w:date="2026-10-24T23:58:41Z">
    <w:p>
      <w:pPr>
        <w:pStyle w:val="CommentText"/>
      </w:pPr>
      <w:r>
        <w:rPr>
          <w:rStyle w:val="CommentReference"/>
        </w:rPr>
        <w:annotationRef/>
      </w:r>
      <w:r>
        <w:t>Applied: Alt text added under the Figure 4 legend. Why: Alt text added under the Figure 4 legend. Bioinformatics requires alt text for every figure, directly under its legend and preceded by 'Alt text:', and the other venues lose nothing by it; it describes the two screenshots as they stand, and Figures 1 to 3 get theirs once their images are recaptured. (journal-adapt.C6)</w:t>
      </w:r>
    </w:p>
  </w:comment>
  <w:comment w:id="49" w:author="Story" w:initials="S" w:date="2026-10-24T23:58:41Z">
    <w:p>
      <w:pPr>
        <w:pStyle w:val="CommentText"/>
      </w:pPr>
      <w:r>
        <w:rPr>
          <w:rStyle w:val="CommentReference"/>
        </w:rPr>
        <w:annotationRef/>
      </w:r>
      <w:r>
        <w:t>Applied: Section heading matched to what the section contains. Why: Section heading matched to what the section contains. Two readers (biology student, clinician) opened 'Benchmarking and Validation' expecting a check that reports are correct and found runtimes; the section itself says its benchmarks 'do not constitute a systematic accuracy evaluation', and PR-6 (confirmed) asks for the narrower framing. (story.C3)</w:t>
      </w:r>
    </w:p>
  </w:comment>
  <w:comment w:id="50" w:author="Story" w:initials="S" w:date="2026-10-24T23:58:41Z">
    <w:p>
      <w:pPr>
        <w:pStyle w:val="CommentText"/>
      </w:pPr>
      <w:r>
        <w:rPr>
          <w:rStyle w:val="CommentReference"/>
        </w:rPr>
        <w:annotationRef/>
      </w:r>
      <w:r>
        <w:t>Applied: Headline sentence before the setup. Why: Headline sentence before the setup. Section 5.1 opened on how the benchmark was run, and the biology student left at the input-description sentence that followed; the new first sentence says in plain words what Table 2 shows (faster in warm runs and in cold starts) and adds no number or claim. (story.C4)</w:t>
      </w:r>
    </w:p>
  </w:comment>
  <w:comment w:id="51" w:author="Prose edit" w:initials="PE" w:date="2026-10-24T23:58:41Z">
    <w:p>
      <w:pPr>
        <w:pStyle w:val="CommentText"/>
      </w:pPr>
      <w:r>
        <w:rPr>
          <w:rStyle w:val="CommentReference"/>
        </w:rPr>
        <w:annotationRef/>
      </w:r>
      <w:r>
        <w:t>Applied: Tables 2 to 4 cited where the benchmark is introduced, which keeps them in numerical order (finding FG-8, proposal FG-C7).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(prose-edit.C58)</w:t>
      </w:r>
    </w:p>
  </w:comment>
  <w:comment w:id="52" w:author="Prose edit" w:initials="PE" w:date="2026-10-24T23:58:41Z">
    <w:p>
      <w:pPr>
        <w:pStyle w:val="CommentText"/>
      </w:pPr>
      <w:r>
        <w:rPr>
          <w:rStyle w:val="CommentReference"/>
        </w:rPr>
        <w:annotationRef/>
      </w:r>
      <w:r>
        <w:t>Applied: The record count is described as records, with the reference calls it includes (finding IC-16, proposal IC-C9): about one record in six of those sampled from the deposited file is a DeepVariant RefCall, so 6,138,868 counts records rather than variants. Why: The genome's record count includes reference calls; the two counts are unexplained (IC-16). The deposited file includes DeepVariant reference calls (FILTER RefCall, genotype 0/0), about one record in six of those sampled, so 6,138,868 counts sites that are not variants; Section 5.2 gives 4,661,444 biallelic variants for the same genome without saying which records were scored. (prose-edit.C22)</w:t>
      </w:r>
    </w:p>
  </w:comment>
  <w:comment w:id="53" w:author="Prose edit" w:initials="PE" w:date="2026-10-24T23:58:41Z">
    <w:p>
      <w:pPr>
        <w:pStyle w:val="CommentText"/>
      </w:pPr>
      <w:r>
        <w:rPr>
          <w:rStyle w:val="CommentReference"/>
        </w:rPr>
        <w:annotationRef/>
      </w:r>
      <w:r>
        <w:t>Applied: DeepVariant version corrected from the deposited file (findings IC-4, RP-5 and PF-4; proposal PF-C3, the narrowest of PF-C3, RP-C1 and IC-C6): the VCF in Zenodo record 18370498 declares ##DeepVariant_version=1.1.0, and the project's run note on the same file says DeepVariant 1.1.0. Why: DeepVariant version corrected from the deposited file (findings IC-4, RP-5 and PF-4; proposal PF-C3, the narrowest of PF-C3, RP-C1 and IC-C6): the VCF in Zenodo record 18370498 declares ##DeepVariant_version=1.1.0, and the project's run note on the same file says DeepVariant 1.1.0. The coverage figure is left as the authors gave it. (prose-edit.C21)</w:t>
      </w:r>
    </w:p>
  </w:comment>
  <w:comment w:id="54" w:author="Prose edit" w:initials="PE" w:date="2026-10-24T23:58:41Z">
    <w:p>
      <w:pPr>
        <w:pStyle w:val="CommentText"/>
      </w:pPr>
      <w:r>
        <w:rPr>
          <w:rStyle w:val="CommentReference"/>
        </w:rPr>
        <w:annotationRef/>
      </w:r>
      <w:r>
        <w:t>Applied: 'Fully reproducible end-to-end' narrowed to what is public (findings IC-6 and RP-3; proposal IC-C10, the narrower of IC-C10 and RP-C3): no script or run log in the repository reproduces the timing series of Tables 2 and 3, and the 2023 OakVar runs cannot be repeated from it, so the sentence now says the input is public. Why: No script or run log in the repository reproduces Tables 2 and 3 (IC-6). The only annotation benchmark script in the snapshot, just-dna-pipelines/tests/benchmark_annotation.py, times one Ensembl-annotation run with Polars against one with DuckDB. Nothing produces or records the warm, cold and gVCF series of Table 2, and the 2023 OakVar runs cannot be repeated from the repository. (prose-edit.C23) Applied: Em dashes replaced by a second sentence. Why: Em dashes replaced by a second sentence. The pair of em dashes set an aside inside the sentence and separated 'released publicly' from the 'so the input is public' that follows from it; the reuse of the genome for the PRS benchmark now has its own sentence, and nothing it says changed. The policy-fit proposal for the first half of this sentence (PF-C1) still applies to it word for word. (deslop.C1)</w:t>
      </w:r>
    </w:p>
  </w:comment>
  <w:comment w:id="55" w:author="Prose edit" w:initials="PE" w:date="2026-10-24T23:58:41Z">
    <w:p>
      <w:pPr>
        <w:pStyle w:val="CommentText"/>
      </w:pPr>
      <w:r>
        <w:rPr>
          <w:rStyle w:val="CommentReference"/>
        </w:rPr>
        <w:annotationRef/>
      </w:r>
      <w:r>
        <w:t>Applied: Table 2 calls the 11 runs warm runs, as the Abstract and Section 5.1 do (findings RP-9 and FG-11; proposal RP-C10, over FG-C12). Why: Benchmark tables mix run sets, labels and variant counts (RP-9). 'normal' versus 'warm' runs; Table 3 single runs not identified; a gVCF speed-up (n = 1) set against OakVar on a different input; PRS speed-ups as ratios of medians over different score sets without spread; and two unexplained variant counts for the same genome. (prose-edit.C27)</w:t>
      </w:r>
    </w:p>
  </w:comment>
  <w:comment w:id="56" w:author="Prose edit" w:initials="PE" w:date="2026-10-24T23:58:41Z">
    <w:p>
      <w:pPr>
        <w:pStyle w:val="CommentText"/>
      </w:pPr>
      <w:r>
        <w:rPr>
          <w:rStyle w:val="CommentReference"/>
        </w:rPr>
        <w:annotationRef/>
      </w:r>
      <w:r>
        <w:t>Applied: OakVar standard deviation given exactly (finding FG-11, proposal FG-C14): the three runs in Supplementary S2 (5,651, 6,803 and 7,662 s) give a standard deviation of 1,009 s, which also reproduces the stated standard error of 583 s. Why: Benchmark tables mix run sets, labels and variant counts (RP-9). 'normal' versus 'warm' runs; Table 3 single runs not identified; a gVCF speed-up (n = 1) set against OakVar on a different input; PRS speed-ups as ratios of medians over different score sets without spread; and two unexplained variant counts for the same genome. (prose-edit.C26)</w:t>
      </w:r>
    </w:p>
  </w:comment>
  <w:comment w:id="57" w:author="Prose edit" w:initials="PE" w:date="2026-10-24T23:58:41Z">
    <w:p>
      <w:pPr>
        <w:pStyle w:val="CommentText"/>
      </w:pPr>
      <w:r>
        <w:rPr>
          <w:rStyle w:val="CommentReference"/>
        </w:rPr>
        <w:annotationRef/>
      </w:r>
      <w:r>
        <w:t>Applied: Table 3 uses the same warm-run term (findings RP-9 and FG-11; proposal RP-C11, over FG-C13). Why: Benchmark tables mix run sets, labels and variant counts (RP-9). 'normal' versus 'warm' runs; Table 3 single runs not identified; a gVCF speed-up (n = 1) set against OakVar on a different input; PRS speed-ups as ratios of medians over different score sets without spread; and two unexplained variant counts for the same genome. (prose-edit.C28)</w:t>
      </w:r>
    </w:p>
  </w:comment>
  <w:comment w:id="58" w:author="Prose edit" w:initials="PE" w:date="2026-10-24T23:58:41Z">
    <w:p>
      <w:pPr>
        <w:pStyle w:val="CommentText"/>
      </w:pPr>
      <w:r>
        <w:rPr>
          <w:rStyle w:val="CommentReference"/>
        </w:rPr>
        <w:annotationRef/>
      </w:r>
      <w:r>
        <w:t>Applied: Added when the Generation I runs were made (finding RP-4, with PR-3 and IC-10; proposal RP-C9): Table 4 presents one environment for both systems, but the OakVar runs dated in Supplementary S2 (February to May 2023) predate the Linux 6.8 kernel it lists (March 2024). Why: The 172-fold comparison does not say what a warm run reuses, what each system ran, or when (PR-3). A warm run is never defined, so the headline ratio may set cached intermediate results against OakVar runs that started from scratch (the cold-start ratio is about 33-fold); neither arm's modules, annotators or Ensembl setting are given, and the Generation I runs date from 2023 while Table 4's operating system dates from 2024. (SW-3, SW-4, SK-4, SK-5, SK-6, CH-11) (prose-edit.C24) Applied: DeepVariant version corrected in Table 4 (findings IC-4, RP-5 and PF-4; proposal PF-C4, identical to IC-C7 and RP-C2): the deposited VCF's header reads DeepVariant_version=1.1.0. Why: The genome file was called with DeepVariant 1.1.0, not v1.4.0 as stated (PF-4). The header of the VCF in Zenodo record 18370498 reads ##DeepVariant_version=1.1.0, and the project's run note on the same file says DeepVariant 1.1.0; Section 5.1 and Table 4 give v1.4.0. (prose-edit.C25) Applied: Table note moved under the table it qualifies. Why: Table note moved under the table it qualifies. The sentence on the Linux 6.8 kernel postdating the 2023 runs qualifies Table 4's operating-system row, and the bioinformatician's attention dropped at it in the running text; it now sits, word for word, as footnote a of Table 4 in the same section. (story.C5) Applied: DeepVariant cited in Table 4. Why: DeepVariant cited in Table 4. The benchmark genome was called with DeepVariant, which the paper named without a reference; the citation sits in the table row rather than the Section 5.1 sentence so that a pending proposal on that sentence (the coverage figure, PE-C1) still applies, and it is the record the reference check verified (RF-10). (journal-adapt.C4)</w:t>
      </w:r>
    </w:p>
  </w:comment>
  <w:comment w:id="59" w:author="Story" w:initials="S" w:date="2026-10-24T23:58:41Z">
    <w:p>
      <w:pPr>
        <w:pStyle w:val="CommentText"/>
      </w:pPr>
      <w:r>
        <w:rPr>
          <w:rStyle w:val="CommentReference"/>
        </w:rPr>
        <w:annotationRef/>
      </w:r>
      <w:r>
        <w:t>Applied: Headline sentence before the setup. Why: Headline sentence before the setup. Section 5.2 opened on the benchmark design; the new first sentence states what Table 5 shows (all 100 scores scored, shorter median runtimes than PLINK2) without adding a number, and the speed-up caveats stay at the end of the section. (story.C6)</w:t>
      </w:r>
    </w:p>
  </w:comment>
  <w:comment w:id="60" w:author="Journal adaptation" w:initials="JA" w:date="2026-10-24T23:58:41Z">
    <w:p>
      <w:pPr>
        <w:pStyle w:val="CommentText"/>
      </w:pPr>
      <w:r>
        <w:rPr>
          <w:rStyle w:val="CommentReference"/>
        </w:rPr>
        <w:annotationRef/>
      </w:r>
      <w:r>
        <w:t>Applied: PLINK2 cited where the benchmark uses it as the comparator. Why: PLINK2 cited where the benchmark uses it as the comparator. The journals on the ladder expect the software a new tool is compared with to be cited; Chang et al. 2015 is the record the reference check verified (RF-10). (journal-adapt.C5)</w:t>
      </w:r>
    </w:p>
  </w:comment>
  <w:comment w:id="61" w:author="Prose edit" w:initials="PE" w:date="2026-10-24T23:58:41Z">
    <w:p>
      <w:pPr>
        <w:pStyle w:val="CommentText"/>
      </w:pPr>
      <w:r>
        <w:rPr>
          <w:rStyle w:val="CommentReference"/>
        </w:rPr>
        <w:annotationRef/>
      </w:r>
      <w:r>
        <w:t>Applied: Benchmark script path corrected (finding RP-6, proposal RP-C4): in the just-prs repository at the draft's time the script is at just-prs/benchmarks/benchmark_engines.py and there is no top-level benchmarks folder. Why: PRS benchmark omits score IDs, its machine and versions; script path wrong (RP-6). The 100 PGS IDs, their selection, the failed and large IDs, the machine (32 logical cores, 94 GB, unlike Table 4) and the PLINK2 build are not in the paper though the run's documentation gives them; the just-prs version is given nowhere, and the script lives at just-prs/benchmarks/benchmark_engines.py. (prose-edit.C29)</w:t>
      </w:r>
    </w:p>
  </w:comment>
  <w:comment w:id="62" w:author="Prose edit" w:initials="PE" w:date="2026-10-24T23:58:41Z">
    <w:p>
      <w:pPr>
        <w:pStyle w:val="CommentText"/>
      </w:pPr>
      <w:r>
        <w:rPr>
          <w:rStyle w:val="CommentReference"/>
        </w:rPr>
        <w:annotationRef/>
      </w:r>
      <w:r>
        <w:t>Applied: Tables 5 and 6 cited where the PRS benchmark is introduced, with what each holds (finding FG-8, proposal FG-C8).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(prose-edit.C59)</w:t>
      </w:r>
    </w:p>
  </w:comment>
  <w:comment w:id="63" w:author="Prose edit" w:initials="PE" w:date="2026-10-24T23:58:41Z">
    <w:p>
      <w:pPr>
        <w:pStyle w:val="CommentText"/>
      </w:pPr>
      <w:r>
        <w:rPr>
          <w:rStyle w:val="CommentReference"/>
        </w:rPr>
        <w:annotationRef/>
      </w:r>
      <w:r>
        <w:t>Applied: Added the PRS benchmark's machine and PLINK2 build (finding RP-6, proposal RP-C7): readers would otherwise assume Table 4's 16-thread, 128 GB workstation, while the project's benchmark documentation at the draft's time gives Linux 6.8.0, Python 3.13.5, 32 logical cores, 94 GB of RAM and PLINK2 v2.0 (20260110). Why: PRS benchmark omits score IDs, its machine and versions; script path wrong (RP-6). The 100 PGS IDs, their selection, the failed and large IDs, the machine (32 logical cores, 94 GB, unlike Table 4) and the PLINK2 build are not in the paper though the run's documentation gives them; the just-prs version is given nowhere, and the script lives at just-prs/benchmarks/benchmark_engines.py. (prose-edit.C30)</w:t>
      </w:r>
    </w:p>
  </w:comment>
  <w:comment w:id="64" w:author="Prose edit" w:initials="PE" w:date="2026-10-24T23:58:41Z">
    <w:p>
      <w:pPr>
        <w:pStyle w:val="CommentText"/>
      </w:pPr>
      <w:r>
        <w:rPr>
          <w:rStyle w:val="CommentReference"/>
        </w:rPr>
        <w:annotationRef/>
      </w:r>
      <w:r>
        <w:t>Applied: Units put in Table 5's headers, and the speed-up labelled as a ratio of medians, as Section 5.2 says it is (finding FG-13, proposal FG-C16). Why: Tables 5 and 6 lack units, repeat a row, and give an unscaled difference (FG-13). Table 5's headers carry no unit and its speed-ups divide medians over 100 and 96 scores without saying so in the table. Table 6's two PLINK2 rows are identical, and a maximum absolute difference of 21.4 cannot be judged without the scale of that score. (prose-edit.C60)</w:t>
      </w:r>
    </w:p>
  </w:comment>
  <w:comment w:id="65" w:author="Prose edit" w:initials="PE" w:date="2026-10-24T23:58:41Z">
    <w:p>
      <w:pPr>
        <w:pStyle w:val="CommentText"/>
      </w:pPr>
      <w:r>
        <w:rPr>
          <w:rStyle w:val="CommentReference"/>
        </w:rPr>
        <w:annotationRef/>
      </w:r>
      <w:r>
        <w:t>Applied: Named the four PGS IDs PLINK2 failed on (finding RP-6, proposal RP-C6): the run's documentation names them, and readers need them to repeat or check the comparison. Why: PRS benchmark omits score IDs, its machine and versions; script path wrong (RP-6). The 100 PGS IDs, their selection, the failed and large IDs, the machine (32 logical cores, 94 GB, unlike Table 4) and the PLINK2 build are not in the paper though the run's documentation gives them; the just-prs version is given nowhere, and the script lives at just-prs/benchmarks/benchmark_engines.py. (prose-edit.C31)</w:t>
      </w:r>
    </w:p>
  </w:comment>
  <w:comment w:id="66" w:author="Figures and tables" w:initials="FA" w:date="2026-10-24T23:58:41Z">
    <w:p>
      <w:pPr>
        <w:pStyle w:val="CommentText"/>
      </w:pPr>
      <w:r>
        <w:rPr>
          <w:rStyle w:val="CommentReference"/>
        </w:rPr>
        <w:annotationRef/>
      </w:r>
      <w:r>
        <w:t>Proposed: Merge Table 6's two identical PLINK2 rows. Why: The two rows are identical because DuckDB and Polars agree to within 1.1 × 10⁻¹³; one row gives the same information without making the reader compare two. (FG-C15)</w:t>
      </w:r>
    </w:p>
  </w:comment>
  <w:comment w:id="67" w:author="Prose edit" w:initials="PE" w:date="2026-10-24T23:58:41Z">
    <w:p>
      <w:pPr>
        <w:pStyle w:val="CommentText"/>
      </w:pPr>
      <w:r>
        <w:rPr>
          <w:rStyle w:val="CommentReference"/>
        </w:rPr>
        <w:annotationRef/>
      </w:r>
      <w:r>
        <w:t>Applied: Agreement with PLINK2 reported as what was measured (finding IC-5, with RP-2 and PR-5; proposal IC-C12, which the simulated peer review cites): a correlation across 96 scores on different scales reflects their spread rather than per-score agreement, so 'closely agreed' becomes 'highly correlated', with the largest single-score difference beside it. Why: Correlation across 96 different scores cannot show per-score agreement with PLINK2 (IC-5). Pearson r is computed across 96 scoring models whose sums lie on very different scales, so it mostly reflects the spread between scores; a difference of 21.4 cannot be judged without that score's size. The paragraph also says the identifier difference "explains" the remaining differences without a per-variant comparison. (prose-edit.C32)</w:t>
      </w:r>
    </w:p>
  </w:comment>
  <w:comment w:id="68" w:author="Prose edit" w:initials="PE" w:date="2026-10-24T23:58:41Z">
    <w:p>
      <w:pPr>
        <w:pStyle w:val="CommentText"/>
      </w:pPr>
      <w:r>
        <w:rPr>
          <w:rStyle w:val="CommentReference"/>
        </w:rPr>
        <w:annotationRef/>
      </w:r>
      <w:r>
        <w:t>Applied: The input differences between PLINK2 and just-prs stated, and the explanation of the residual differences narrowed (finding RP-1, with IC-5; proposal RP-C5, over IC-C13): the benchmark's script and documentation show PLINK2 was given an unfiltered, autosome-only dataset while just-prs read PASS records including chromosome X, so identifier matching alone cannot be said to explain the differences. Why: Correlation across 96 different scores cannot show per-score agreement with PLINK2 (IC-5). Pearson r is computed across 96 scoring models whose sums lie on very different scales, so it mostly reflects the spread between scores; a difference of 21.4 cannot be judged without that score's size. The paragraph also says the identifier difference "explains" the remaining differences without a per-variant comparison. PLINK2 received different records and chromosomes from just-prs, unstated (RP-1). The just-prs benchmark at the draft's time converted the VCF for PLINK2 without a FILTER restriction and for chromosomes 1-22 only, while just-prs read PASS records of the whole genome including chrX. The paper attributes the score differences (max 21.4) to identifier matching alone, so the agreement in Table 6 is not like-for-like. (prose-edit.C33) Applied: Tense of one clause made consistent. Why: Tense of one clause made consistent. The independent re-check found that the sentence switched from 'resolves' to 'read' for the same subject; 'in this benchmark' marks the past-tense clause as the benchmark's input, not the method. (improve.C1)</w:t>
      </w:r>
    </w:p>
  </w:comment>
  <w:comment w:id="69" w:author="Policy fit" w:initials="PF" w:date="2026-10-24T23:58:41Z">
    <w:p>
      <w:pPr>
        <w:pStyle w:val="CommentText"/>
      </w:pPr>
      <w:r>
        <w:rPr>
          <w:rStyle w:val="CommentReference"/>
        </w:rPr>
        <w:annotationRef/>
      </w:r>
      <w:r>
        <w:t>Proposed: Report the interface's research-use notice. Why: The code shows these notices, and the paper does not mention them. One sentence gives an editor the evidence that the tool is presented for research use, which supports the paper's own scope statement. (PF-C6)</w:t>
      </w:r>
    </w:p>
  </w:comment>
  <w:comment w:id="70" w:author="Questions for the authors" w:initials="QF" w:date="2026-10-24T23:58:41Z">
    <w:p>
      <w:pPr>
        <w:pStyle w:val="CommentText"/>
      </w:pPr>
      <w:r>
        <w:rPr>
          <w:rStyle w:val="CommentReference"/>
        </w:rPr>
        <w:annotationRef/>
      </w:r>
      <w:r>
        <w:t>Question for the authors: Optional; the stance is yours to keep as written. (PF-C7)</w:t>
      </w:r>
    </w:p>
  </w:comment>
  <w:comment w:id="71" w:author="Policy fit" w:initials="PF" w:date="2026-10-24T23:58:41Z">
    <w:p>
      <w:pPr>
        <w:pStyle w:val="CommentText"/>
      </w:pPr>
      <w:r>
        <w:rPr>
          <w:rStyle w:val="CommentReference"/>
        </w:rPr>
        <w:annotationRef/>
      </w:r>
      <w:r>
        <w:t>Proposed: Tie the stated right to genomes released for research. Why: A downloadable genome is not released for any use; the benchmark genome can be used because its owner released it for research under CC0. This narrows a legal-sounding claim to the case the paper rests on and keeps the authors' conviction. (PF-C7)</w:t>
      </w:r>
    </w:p>
  </w:comment>
  <w:comment w:id="72" w:author="Deslop" w:initials="D" w:date="2026-10-24T23:58:41Z">
    <w:p>
      <w:pPr>
        <w:pStyle w:val="CommentText"/>
      </w:pPr>
      <w:r>
        <w:rPr>
          <w:rStyle w:val="CommentReference"/>
        </w:rPr>
        <w:annotationRef/>
      </w:r>
      <w:r>
        <w:t>Applied: The reader is no longer addressed as you. Why: The reader is no longer addressed as you. A research article reports rather than speaking to its reader, and the paragraph's own sentences already speak of people and their own data, so 'shows people everything in their own genome' keeps the authors' point and wording. (deslop.C2)</w:t>
      </w:r>
    </w:p>
  </w:comment>
  <w:comment w:id="73" w:author="Prose edit" w:initials="PE" w:date="2026-10-24T23:58:41Z">
    <w:p>
      <w:pPr>
        <w:pStyle w:val="CommentText"/>
      </w:pPr>
      <w:r>
        <w:rPr>
          <w:rStyle w:val="CommentReference"/>
        </w:rPr>
        <w:annotationRef/>
      </w:r>
      <w:r>
        <w:t>Applied: The outdated ancestry limitation replaced by what the software does (finding IC-2, with RP-12 and PR-24; proposal IC-C3, which the simulated peer review endorses): automatic ancestry inference is implemented in the web interface. Why: Ancestry is inferred automatically in the web interface, which the paper denies (IC-2). detect_sample_ancestry in the web interface calls just-prs's infer_sample_ancestry when a genome is loaded and preselects the detected superpopulation, with the Population menu as an override. Section 3.2 ("Users select the reference population closest to their ancestry") and the Limitations both describe the older behaviour. (prose-edit.C34)</w:t>
      </w:r>
    </w:p>
  </w:comment>
  <w:comment w:id="74" w:author="Prose edit" w:initials="PE" w:date="2026-10-24T23:58:41Z">
    <w:p>
      <w:pPr>
        <w:pStyle w:val="CommentText"/>
      </w:pPr>
      <w:r>
        <w:rPr>
          <w:rStyle w:val="CommentReference"/>
        </w:rPr>
        <w:annotationRef/>
      </w:r>
      <w:r>
        <w:t>Applied: Copy edit: WGS and WES spelled out at their only use. (prose-edit.C61)</w:t>
      </w:r>
    </w:p>
  </w:comment>
  <w:comment w:id="75" w:author="Questions for the authors" w:initials="QF" w:date="2026-10-24T23:58:41Z">
    <w:p>
      <w:pPr>
        <w:pStyle w:val="CommentText"/>
      </w:pPr>
      <w:r>
        <w:rPr>
          <w:rStyle w:val="CommentReference"/>
        </w:rPr>
        <w:annotationRef/>
      </w:r>
      <w:r>
        <w:t>Question for the authors: If there is a reason this direction is compelling (user requests, a collaborator, data in hand), give it instead of either wording. (DS-C5)</w:t>
      </w:r>
    </w:p>
  </w:comment>
  <w:comment w:id="76" w:author="Deslop" w:initials="D" w:date="2026-10-24T23:58:41Z">
    <w:p>
      <w:pPr>
        <w:pStyle w:val="CommentText"/>
      </w:pPr>
      <w:r>
        <w:rPr>
          <w:rStyle w:val="CommentReference"/>
        </w:rPr>
        <w:annotationRef/>
      </w:r>
      <w:r>
        <w:t>Proposed: 'A compelling direction' replaced by what the authors are doing about it. Why: 'Is a compelling direction' evaluates the idea without a reason (DS-7). The next sentence ('We are also considering ...') implies the authors are considering it, so the sentence says that instead. (DS-C5)</w:t>
      </w:r>
    </w:p>
  </w:comment>
  <w:comment w:id="77" w:author="Questions for the authors" w:initials="QF" w:date="2026-10-24T23:58:41Z">
    <w:p>
      <w:pPr>
        <w:pStyle w:val="CommentText"/>
      </w:pPr>
      <w:r>
        <w:rPr>
          <w:rStyle w:val="CommentReference"/>
        </w:rPr>
        <w:annotationRef/>
      </w:r>
      <w:r>
        <w:t>Question for the authors: Keep the original if the social-experiment framing is what you want readers to remember. (DS-C6)</w:t>
      </w:r>
    </w:p>
  </w:comment>
  <w:comment w:id="78" w:author="Deslop" w:initials="D" w:date="2026-10-24T23:58:41Z">
    <w:p>
      <w:pPr>
        <w:pStyle w:val="CommentText"/>
      </w:pPr>
      <w:r>
        <w:rPr>
          <w:rStyle w:val="CommentReference"/>
        </w:rPr>
        <w:annotationRef/>
      </w:r>
      <w:r>
        <w:t>Proposed: The 'larger experiment is social' pivot dropped. Why: 'The larger experiment is social:' names a grander frame before the plain point (DS-8). The sentence now states the practice directly, and the paragraph's last sentence still offers the platform as a testbed for decentralised curation. (DS-C6)</w:t>
      </w:r>
    </w:p>
  </w:comment>
  <w:comment w:id="79" w:author="Prose edit" w:initials="PE" w:date="2026-10-24T23:58:41Z">
    <w:p>
      <w:pPr>
        <w:pStyle w:val="CommentText"/>
      </w:pPr>
      <w:r>
        <w:rPr>
          <w:rStyle w:val="CommentReference"/>
        </w:rPr>
        <w:annotationRef/>
      </w:r>
      <w:r>
        <w:t>Applied: The Conclusion names the engines that agreed closely (finding IC-5, with RP-2 and PR-5): Tables 5 and 6 list PLINK2 among the engines, and Section 5.2 now reports a high correlation with PLINK2 rather than close agreement, so the sentence names the two just-prs engines, which agreed to within 1.1 × 10⁻¹³. Why: Correlation across 96 different scores cannot show per-score agreement with PLINK2 (IC-5). Pearson r is computed across 96 scoring models whose sums lie on very different scales, so it mostly reflects the spread between scores; a difference of 21.4 cannot be judged without that score's size. The paragraph also says the identifier difference "explains" the remaining differences without a per-variant comparison. (prose-edit.C63) Applied: Ending on what a reader can do. Why: Ending on what a reader can do. The Conclusion ended on a limitation, and the random curious reader closed the paper there still looking for how to get the tool; the research-and-education sentence moves up within the Conclusion, unchanged, and a closing sentence states, from Sections 2.2 and 3.4 and the title, that the software is open source and modules are added as data. (story.C7)</w:t>
      </w:r>
    </w:p>
  </w:comment>
  <w:comment w:id="80" w:author="Journal adaptation" w:initials="JA" w:date="2026-10-24T23:58:41Z">
    <w:p>
      <w:pPr>
        <w:pStyle w:val="CommentText"/>
      </w:pPr>
      <w:r>
        <w:rPr>
          <w:rStyle w:val="CommentReference"/>
        </w:rPr>
        <w:annotationRef/>
      </w:r>
      <w:r>
        <w:t>Applied: List of abbreviations added after the Conclusion. Why: List of abbreviations added after the Conclusion. BMC Bioinformatics and BMC Genomics require one; it expands the abbreviations the text uses, with the definitions the text itself gives where it gives them. (journal-adapt.C7) Applied: Abbreviations the text uses added to the list. Why: Abbreviations the text uses added to the list. The independent re-check found that the list included CSV but left out YAML, HTTP and HTTPS from the same passage; ID, used for PGS and sample IDs, was missing too. (improve.C2)</w:t>
      </w:r>
    </w:p>
  </w:comment>
  <w:comment w:id="81" w:author="Journal adaptation" w:initials="JA" w:date="2026-10-24T23:58:41Z">
    <w:p>
      <w:pPr>
        <w:pStyle w:val="CommentText"/>
      </w:pPr>
      <w:r>
        <w:rPr>
          <w:rStyle w:val="CommentReference"/>
        </w:rPr>
        <w:annotationRef/>
      </w:r>
      <w:r>
        <w:t>Applied: Availability and requirements block added to Code Availability. Why: Availability and requirements block added to Code Availability. BMC Bioinformatics and BMC Genomics require this block for a software article; every field is read from the project's README, pyproject.toml and LICENSE at the draft's commit, and the archived version's DOI is left for the final release. (journal-adapt.C8)</w:t>
      </w:r>
    </w:p>
  </w:comment>
  <w:comment w:id="82" w:author="Prose edit" w:initials="PE" w:date="2026-10-24T23:58:41Z">
    <w:p>
      <w:pPr>
        <w:pStyle w:val="CommentText"/>
      </w:pPr>
      <w:r>
        <w:rPr>
          <w:rStyle w:val="CommentReference"/>
        </w:rPr>
        <w:annotationRef/>
      </w:r>
      <w:r>
        <w:t>Applied: Table 7 cited after the organization's address, where it is introduced (finding FG-8, proposal FG-C9). Why: No figure and only one of seven tables is cited in the text (FG-8).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(prose-edit.C62)</w:t>
      </w:r>
    </w:p>
  </w:comment>
  <w:comment w:id="83" w:author="Journal adaptation" w:initials="JA" w:date="2026-10-24T23:58:41Z">
    <w:p>
      <w:pPr>
        <w:pStyle w:val="CommentText"/>
      </w:pPr>
      <w:r>
        <w:rPr>
          <w:rStyle w:val="CommentReference"/>
        </w:rPr>
        <w:annotationRef/>
      </w:r>
      <w:r>
        <w:t>Applied: Data availability statement added. Why: Data availability statement added. Bioinformatics requires a data availability statement and the BMC journals an availability of data and materials section, and the paper had none; the text is policy-fit's proposal (PF-C9), drafted from the Zenodo record of the benchmark genome (its DOI, the CC0 waiver and who deposited it). (journal-adapt.C9)</w:t>
      </w:r>
    </w:p>
  </w:comment>
  <w:comment w:id="84" w:author="Prose edit" w:initials="PE" w:date="2026-10-24T23:58:41Z">
    <w:p>
      <w:pPr>
        <w:pStyle w:val="CommentText"/>
      </w:pPr>
      <w:r>
        <w:rPr>
          <w:rStyle w:val="CommentReference"/>
        </w:rPr>
        <w:annotationRef/>
      </w:r>
      <w:r>
        <w:t>Applied: Uncited and unverifiable entries removed (findings RF-2, RF-9 and IC-25; proposals RF-C17 to RF-C22): Alteri et al. Why: Uncited and unverifiable entries removed (findings RF-2, RF-9 and IC-25; proposals RF-C17 to RF-C22): Alteri et al. 2024 matches no published work, Doffman 2023 could not be found, and none of the six entries (Alteri, Annas and Elias, the Myriad Genetics case, Bloss et al., Doffman, Green and Farahany) is cited in the text. (prose-edit.C37) Applied: Added the references the reworded Introduction cites for impute.me and OpenCRAVAT (finding PR-1; proposals PR-C2 and PR-C3), in alphabetical order, each with the DOI that resolved to its title, first author, volume and pages in the peer-review stage. Why: The Introduction's absence and priority claims are contradicted by existing tools and the authors' first platform (PR-1). Introduction paragraphs 2 and 3 say no open-source platform or tool does what Just-DNA-Lite does, but OpenCRAVAT, impute.me and the authors' own Just-DNA-Seq cover much of it; the referees would quote these sentences back, and the narrower novelty the paper describes is not offered as the gap. (SK-1, SK-2, CH-1) (prose-edit.C38) Applied: Added the OpenCRAVAT reference the reworded Introduction cites (finding PR-1, proposal PR-C3), in alphabetical order, with the DOI that resolved to its title, first author and pages (PMID 32228266). Why: The Introduction's absence and priority claims are contradicted by existing tools and the authors' first platform (PR-1). Introduction paragraphs 2 and 3 say no open-source platform or tool does what Just-DNA-Lite does, but OpenCRAVAT, impute.me and the authors' own Just-DNA-Seq cover much of it; the referees would quote these sentences back, and the narrower novelty the paper describes is not offered as the gap. (SK-1, SK-2, CH-1) (prose-edit.C39) Applied: Registry-settled reference repairs, grouped for the reference list (proposals RF-C9 to RF-C16): DOIs added to Broer, Caruso, Manrai and Tacutu; the full titles and DOIs of Kulaga 2024, Lambert 2021 and Tandy-Connor 2018; and the Science version of Shenhar et al. Why: Registry-settled reference repairs, grouped for the reference list (proposals RF-C9 to RF-C16): DOIs added to Broer, Caruso, Manrai and Tacutu; the full titles and DOIs of Kulaga 2024, Lambert 2021 and Tandy-Connor 2018; and the Science version of Shenhar et al. (2026, volume 391, pages 504-510) in place of the preprint's title and year, each with Crossref and Europe PMC, PubMed, arXiv or DataCite agreeing on the record. Nothing a citing sentence claims changes. (prose-edit.C41) Applied: Five references added for the data and software cited above. Why: Five references added for the data and software cited above. The 1000 Genomes Project Consortium 2015, Chang et al. 2015, McLaren et al. 2016, Poplin et al. 2018 and Wang et al. 2010 are copied from the entries the reference check verified against Crossref and Europe PMC (RF-10), and placed in alphabetical order. (journal-adapt.C10)</w:t>
      </w:r>
    </w:p>
  </w:comment>
  <w:comment w:id="85" w:author="Prose edit" w:initials="PE" w:date="2026-10-24T23:58:41Z">
    <w:p>
      <w:pPr>
        <w:pStyle w:val="CommentText"/>
      </w:pPr>
      <w:r>
        <w:rPr>
          <w:rStyle w:val="CommentReference"/>
        </w:rPr>
        <w:annotationRef/>
      </w:r>
      <w:r>
        <w:t>Applied: Fabricated Whitley entry replaced by the verified paper the citing sentence relies on (finding RF-1, blocker; proposal RF-C8): the entry as written matches no published work, while the in-text citation and its sentence match Whitley, Tueller and Weber 2020 in IJMS, verified in Crossref and Europe PMC with no retraction notice. Why: Whitley 2020 entry matches no published work (RF-1). No article with this title exists in the European Journal of Human Genetics; pages 1063–1074 of volume 28(8) hold two other papers, and the closest titles are by other authors in other journals or years. The entry meets the criteria for a possibly fabricated reference (no identifier, no record, the closest records differ in journal, volume, pages and authors), which some journals treat as grounds for rejection. The in-text citation and its sentence match Whitley, Tueller and Weber 2020, IJMS 21(3):768. (prose-edit.C36)</w:t>
      </w:r>
    </w:p>
  </w:comment>
  <w:comment w:id="86" w:author="Prose edit" w:initials="PE" w:date="2026-10-24T23:58:41Z">
    <w:p>
      <w:pPr>
        <w:pStyle w:val="CommentText"/>
      </w:pPr>
      <w:r>
        <w:rPr>
          <w:rStyle w:val="CommentReference"/>
        </w:rPr>
        <w:annotationRef/>
      </w:r>
      <w:r>
        <w:t>Applied: S2's causal attribution softened to match Section 5.1 (finding PR-19, with IC-9; proposal IC-C11, which the simulated peer review endorses): Section 5.1 says the comparison does not isolate these components, so S2 cannot attribute the speed-up to them. Why: The 172-fold comparison does not say what a warm run reuses, what each system ran, or when (PR-3). A warm run is never defined, so the headline ratio may set cached intermediate results against OakVar runs that started from scratch (the cold-start ratio is about 33-fold); neither arm's modules, annotators or Ensembl setting are given, and the Generation I runs date from 2023 while Table 4's operating system dates from 2024. (SW-3, SW-4, SK-4, SK-5, SK-6, CH-11) S2 attributes the speed-up to components the comparison does not isolate (PR-19). Supplementary S2 names causes of the 172-fold speed-up, while Section 5.1 correctly says the comparison does not isolate the contribution of each. (SW-26, SK-7, CH-12) (prose-edit.C35)</w:t>
      </w:r>
    </w:p>
  </w:comment>
  <w:comment w:id="87" w:author="Deslop" w:initials="D" w:date="2026-10-24T23:58:41Z">
    <w:p>
      <w:pPr>
        <w:pStyle w:val="CommentText"/>
      </w:pPr>
      <w:r>
        <w:rPr>
          <w:rStyle w:val="CommentReference"/>
        </w:rPr>
        <w:annotationRef/>
      </w:r>
      <w:r>
        <w:t>A pair of em dashes split the sentence about the benchmark genome (Minor, then the writing). The aside between two em dashes separated 'released publicly' from 'so the input is public', which follows from it; em dashes used this way are one of the most noticed marks of machine-written prose. These were the only em dashes in the paper's argued text. Fix: Move the reuse of the genome for the PRS benchmark into a sentence of its own; applied by this stage (its change record 1). Found by: Deslop. (DS-1)</w:t>
      </w:r>
    </w:p>
  </w:comment>
  <w:comment w:id="88" w:author="Deslop" w:initials="D" w:date="2026-10-24T23:58:41Z">
    <w:p>
      <w:pPr>
        <w:pStyle w:val="CommentText"/>
      </w:pPr>
      <w:r>
        <w:rPr>
          <w:rStyle w:val="CommentReference"/>
        </w:rPr>
        <w:annotationRef/>
      </w:r>
      <w:r>
        <w:t>The Discussion addresses the reader as you (Optional, then the writing). A research article reports rather than speaking to its reader; the paragraph's other sentences already speak of people and their own data. Fix: Write 'shows people everything in their own genome'; applied by this stage (its change record 2). Found by: Deslop. (DS-2)</w:t>
      </w:r>
    </w:p>
  </w:comment>
  <w:comment w:id="89" w:author="Deslop" w:initials="D" w:date="2026-10-24T23:58:41Z">
    <w:p>
      <w:pPr>
        <w:pStyle w:val="CommentText"/>
      </w:pPr>
      <w:r>
        <w:rPr>
          <w:rStyle w:val="CommentReference"/>
        </w:rPr>
        <w:annotationRef/>
      </w:r>
      <w:r>
        <w:t>An Introduction sentence announces what the next sentence shows (Optional, then the writing). The sentence states a gap in abstract nouns, and the next sentence makes the same point concretely (raw VCFs with millions of variants and no accessible way to annotate them), so the reader learns nothing from the first that the second does not give (thesis-first opener, H2). Fix: Merge the two sentences (DS-C1); proposed, because it drops 'remains wide'. Found by: Deslop. (DS-3)</w:t>
      </w:r>
    </w:p>
  </w:comment>
  <w:comment w:id="90" w:author="Deslop" w:initials="D" w:date="2026-10-24T23:58:41Z">
    <w:p>
      <w:pPr>
        <w:pStyle w:val="CommentText"/>
      </w:pPr>
      <w:r>
        <w:rPr>
          <w:rStyle w:val="CommentReference"/>
        </w:rPr>
        <w:annotationRef/>
      </w:r>
      <w:r>
        <w:t>A stock 'rapidly evolving field' opener in the Introduction (Optional, then the writing). 'The field is rapidly evolving' opens many introductions and says nothing a reader of the journal does not assume; the revised heritability estimate after the colon makes the point specifically (field-landscape opener, A2). Fix: Open with the revised estimate itself (DS-C2); proposed, because the general 'rapidly' goes. Found by: Deslop. (DS-4)</w:t>
      </w:r>
    </w:p>
  </w:comment>
  <w:comment w:id="91" w:author="Deslop" w:initials="D" w:date="2026-10-24T23:58:41Z">
    <w:p>
      <w:pPr>
        <w:pStyle w:val="CommentText"/>
      </w:pPr>
      <w:r>
        <w:rPr>
          <w:rStyle w:val="CommentReference"/>
        </w:rPr>
        <w:annotationRef/>
      </w:r>
      <w:r>
        <w:t>Section 3.1's last sentence restates its opening in abstract nouns (Optional, then the writing). The section opens by saying the module illustrates how databases are wrapped into the no-code format, and its last sentence says the same with 'demonstrates' and a nominalisation (closing summary, A8; inflated verb, B2). The figures check proposes adding the Figure 2 citation to this sentence (FG-C4). Fix: Use the plainer wording with the Figure 2 citation (DS-C3), offered as an alternative to FG-C4 for the same sentence. Found by: Deslop. (DS-5)</w:t>
      </w:r>
    </w:p>
  </w:comment>
  <w:comment w:id="92" w:author="Deslop" w:initials="D" w:date="2026-10-24T23:58:41Z">
    <w:p>
      <w:pPr>
        <w:pStyle w:val="CommentText"/>
      </w:pPr>
      <w:r>
        <w:rPr>
          <w:rStyle w:val="CommentReference"/>
        </w:rPr>
        <w:annotationRef/>
      </w:r>
      <w:r>
        <w:t>Section 3.2.1 opens by repeating what Section 3.2 just said (Optional, then the writing). Section 3.2 already says 'just-prs is a self-contained, separable component: it can equally be used on its own', and the list of entry points appears again twice within Section 3.2.1 (the same claim repeated, D5). Fix: Remove the repeated opening sentence (DS-C4); proposed, because removing a sentence is a structural change. Found by: Deslop. (DS-6)</w:t>
      </w:r>
    </w:p>
  </w:comment>
  <w:comment w:id="93" w:author="Deslop" w:initials="D" w:date="2026-10-24T23:58:41Z">
    <w:p>
      <w:pPr>
        <w:pStyle w:val="CommentText"/>
      </w:pPr>
      <w:r>
        <w:rPr>
          <w:rStyle w:val="CommentReference"/>
        </w:rPr>
        <w:annotationRef/>
      </w:r>
      <w:r>
        <w:t>Future Directions calls an idea compelling without a reason (Optional, then the writing). The sentence's only content is an evaluation, with no reason or plan behind it (empty evaluation, A3). Fix: Say it is another direction under consideration (DS-C5), or give the reason it is compelling; proposed, because it changes the authors' stated view. Found by: Deslop. (DS-7)</w:t>
      </w:r>
    </w:p>
  </w:comment>
  <w:comment w:id="94" w:author="Deslop" w:initials="D" w:date="2026-10-24T23:58:41Z">
    <w:p>
      <w:pPr>
        <w:pStyle w:val="CommentText"/>
      </w:pPr>
      <w:r>
        <w:rPr>
          <w:rStyle w:val="CommentReference"/>
        </w:rPr>
        <w:annotationRef/>
      </w:r>
      <w:r>
        <w:t>A reframing pivot ('the larger experiment is social:') before the plain point (Optional, then the writing). The phrase names a grander frame before saying what the authors do (encourage community modules and not vet them); the paragraph's last sentence already offers the platform as a testbed (reframing pivot, H10). Fix: Drop the pivot and state the practice (DS-C6); proposed, because the framing is the authors' to keep. Found by: Deslop. (DS-8)</w:t>
      </w:r>
    </w:p>
  </w:comment>
  <w:comment w:id="95" w:author="Figures and tables" w:initials="FA" w:date="2026-10-24T23:58:41Z">
    <w:p>
      <w:pPr>
        <w:pStyle w:val="CommentText"/>
      </w:pPr>
      <w:r>
        <w:rPr>
          <w:rStyle w:val="CommentReference"/>
        </w:rPr>
        <w:annotationRef/>
      </w:r>
      <w:r>
        <w:t>Figure 1's interface text is garbled: the image does not show what the software displays (Major, fix now). Beneath the added callouts nearly every label is a near-word ("Quality Filtce Applied", "Polygonis, Pninb Scores", "Languvity Mop", "Include Enerrnd Aotlotion Aeseriations"), while the web interface's code writes "Quality Filters Applied", "Polygenic Risk Scores" and "Include Ensembl Variation Annotations". Text degrades like this when a generative image editor or strong upscaler redraws a picture; whatever the cause, readers see misspelt software and a referee may doubt that the screenshot is genuine. Fix: Recapture the workspace natively and add the callouts in a drawing program that does not redraw the pixels beneath them. Found by: Figures and tables, Simulated reviewers. (FG-1)</w:t>
      </w:r>
    </w:p>
  </w:comment>
  <w:comment w:id="96" w:author="Figures and tables" w:initials="FA" w:date="2026-10-24T23:58:41Z">
    <w:p>
      <w:pPr>
        <w:pStyle w:val="CommentText"/>
      </w:pPr>
      <w:r>
        <w:rPr>
          <w:rStyle w:val="CommentReference"/>
        </w:rPr>
        <w:annotationRef/>
      </w:r>
      <w:r>
        <w:t>Figure 1 shows browser, bookmarks, taskbar and sample names; callouts are out of order (Minor, fix now). The capture shows the browser's tabs, a bookmarks bar of personal bookmarks and the operating system's taskbar; the sample list shows co-authors' first names. It is portrait and would fill nearly a page at page width; its callouts number module selection (5) after the results (4); and the caption neither mentions the callouts nor matches the view, which is the whole workspace rather than a results view. Fix: Crop to the application, rename or hide non-public samples, number the callouts in the order of use and describe them in the caption (proposal FG-C10). Found by: Figures and tables, Policy fit. (FG-2)</w:t>
      </w:r>
    </w:p>
  </w:comment>
  <w:comment w:id="97" w:author="Figures and tables" w:initials="FA" w:date="2026-10-24T23:58:41Z">
    <w:p>
      <w:pPr>
        <w:pStyle w:val="CommentText"/>
      </w:pPr>
      <w:r>
        <w:rPr>
          <w:rStyle w:val="CommentReference"/>
        </w:rPr>
        <w:annotationRef/>
      </w:r>
      <w:r>
        <w:t>Figure 2's image is a Generation I overview diagram, not the report its caption describes (Major, fix now). The only candidate file, images/longevity_risks.jpg, is a diagram titled for Just-DNA-Seq that places report boxes over a schematic death-probability curve and names reports this paper does not describe; it shows no pathway categories, variant table or weights. No image in the project shows the Longevity Variants report, though the report exists in the code (longevity_report.html.j2). Fix: Capture the Longevity Variants report run on the public genome, or keep the diagram with a rewritten caption, redrawn for Generation II and cited if it comes from the Generation I preprint. Found by: Figures and tables, Simulated reviewers, Story. (FG-3)</w:t>
      </w:r>
    </w:p>
  </w:comment>
  <w:comment w:id="98" w:author="Figures and tables" w:initials="FA" w:date="2026-10-24T23:58:41Z">
    <w:p>
      <w:pPr>
        <w:pStyle w:val="CommentText"/>
      </w:pPr>
      <w:r>
        <w:rPr>
          <w:rStyle w:val="CommentReference"/>
        </w:rPr>
        <w:annotationRef/>
      </w:r>
      <w:r>
        <w:t>Figure 3 shows absolute risk for intelligence, contradictory quality labels and no reference population (Major, fix now). The screenshot gives "Absolute Risk 96.7%" and "Risk vs Average 1.51x" for a quantitative trait, badges the trait "Reliable" while reporting no high-quality models, never names the reference population the caption promises, cuts off the trait row's headers and shows a degraded metadata state. The draft's own comment already plans a new capture; the choice of intelligence as the example trait is sensitive. Fix: Recapture with the population, model IDs, coverage and settings visible, choose the trait (for example one Table 1's modules cover), and caption what the markers and median line show. Found by: Figures and tables, Simulated reviewers, Policy fit, Story. (FG-4)</w:t>
      </w:r>
    </w:p>
  </w:comment>
  <w:comment w:id="99" w:author="Figures and tables" w:initials="FA" w:date="2026-10-24T23:58:41Z">
    <w:p>
      <w:pPr>
        <w:pStyle w:val="CommentText"/>
      </w:pPr>
      <w:r>
        <w:rPr>
          <w:rStyle w:val="CommentReference"/>
        </w:rPr>
        <w:annotationRef/>
      </w:r>
      <w:r>
        <w:t>Figure 4 has two screenshots under one caption with no panel letters (Minor, then the writing). The caption cannot point to either screenshot; the callouts mix two numbering styles and callout 3 of the first screenshot is cut by the image edge. Fix: Label the screenshots A and B, keep one callout style inside the frame, and use the caption proposal FG-C11. Found by: Figures and tables. (FG-6)</w:t>
      </w:r>
    </w:p>
  </w:comment>
  <w:comment w:id="100" w:author="Figures and tables" w:initials="FA" w:date="2026-10-24T23:58:41Z">
    <w:p>
      <w:pPr>
        <w:pStyle w:val="CommentText"/>
      </w:pPr>
      <w:r>
        <w:rPr>
          <w:rStyle w:val="CommentReference"/>
        </w:rPr>
        <w:annotationRef/>
      </w:r>
      <w:r>
        <w:t>One module is called Longevity Map in Table 1, Longevity Variants elsewhere (Minor, then the writing). The project's modules.yaml titles the module Longevity Map and its report Longevity Variants; the paper uses both names without linking them, next to an AI-generated module named Longevity Variants 2026. Fix: Name the Table 1 entry where Section 3.1 introduces the module (proposal FG-C3). Found by: Figures and tables, Integrity check, Story. (FG-9)</w:t>
      </w:r>
    </w:p>
  </w:comment>
  <w:comment w:id="101" w:author="Figures and tables" w:initials="FA" w:date="2026-10-24T23:58:41Z">
    <w:p>
      <w:pPr>
        <w:pStyle w:val="CommentText"/>
      </w:pPr>
      <w:r>
        <w:rPr>
          <w:rStyle w:val="CommentReference"/>
        </w:rPr>
        <w:annotationRef/>
      </w:r>
      <w:r>
        <w:t>The SNP and indel counts add up to 5,182 more than the number of records (Minor, fix now). 4,729,824 + 1,414,226 = 6,144,050, which exceeds the 6,138,868 records; Table 4's rounded figures hide it. Multi-allelic records carrying both a SNP and an indel allele would explain it. Fix: Say in the sentence that some records carry both a SNP and an indel allele, if that is the reason. Found by: Figures and tables. (FG-14)</w:t>
      </w:r>
    </w:p>
  </w:comment>
  <w:comment w:id="102" w:author="Figures and tables" w:initials="FA" w:date="2026-10-24T23:58:41Z">
    <w:p>
      <w:pPr>
        <w:pStyle w:val="CommentText"/>
      </w:pPr>
      <w:r>
        <w:rPr>
          <w:rStyle w:val="CommentReference"/>
        </w:rPr>
        <w:annotationRef/>
      </w:r>
      <w:r>
        <w:t>The headline benchmark results exist only in tables (Optional, then the writing). The 172-fold annotation speed-up, the 12.3-fold scoring speed-up and the correlation of 0.999859 are shown only as table cells, which hide the spread across runs and scores. Fix: Add a three-panel figure (annotation runs, per-score runtimes, score agreement) from the benchmark outputs, and move Tables 5 and 6 to the supplement. Found by: Figures and tables. (FG-18)</w:t>
      </w:r>
    </w:p>
  </w:comment>
  <w:comment w:id="103" w:author="Figures and tables" w:initials="FA" w:date="2026-10-24T23:58:41Z">
    <w:p>
      <w:pPr>
        <w:pStyle w:val="CommentText"/>
      </w:pPr>
      <w:r>
        <w:rPr>
          <w:rStyle w:val="CommentReference"/>
        </w:rPr>
        <w:annotationRef/>
      </w:r>
      <w:r>
        <w:t>Figure 4 shows external model providers that the text never mentions (Optional, then the writing; a candidate to verify). The first screenshot shows a required Gemini key, and the project's walkthrough runs the creator with Gemini, GPT-4.1 and Claude models, so the attached paper and prompt leave the machine. Section 6.2 names AI explanations and MCP clients as the external boundary but not the module creator. Fix: Add one sentence in Section 4, Section 6.2 or the Figure 4 caption saying the creator sends the attached paper and prompt to external model providers. Found by: Figures and tables. (FG-19)</w:t>
      </w:r>
    </w:p>
  </w:comment>
  <w:comment w:id="104" w:author="Integrity check" w:initials="IC" w:date="2026-10-24T23:58:41Z">
    <w:p>
      <w:pPr>
        <w:pStyle w:val="CommentText"/>
      </w:pPr>
      <w:r>
        <w:rPr>
          <w:rStyle w:val="CommentReference"/>
        </w:rPr>
        <w:annotationRef/>
      </w:r>
      <w:r>
        <w:t>The module join defaults to genomic position in the code, not rsID (Major, fix now). annotate_vcf_with_module_weights defaults to join_on="position" (chromosome, position, genotype, with the reference allele checked) and falls back to rsID only for modules without coordinates. The benchmark genome is DeepVariant output with an empty ID column, so the join the paper describes would match nothing on it. Fix: Describe position-and-genotype matching as the default and rsID as the fallback (proposal IC-C1). Found by: Integrity check. (IC-1)</w:t>
      </w:r>
    </w:p>
  </w:comment>
  <w:comment w:id="105" w:author="Integrity check" w:initials="IC" w:date="2026-10-24T23:58:41Z">
    <w:p>
      <w:pPr>
        <w:pStyle w:val="CommentText"/>
      </w:pPr>
      <w:r>
        <w:rPr>
          <w:rStyle w:val="CommentReference"/>
        </w:rPr>
        <w:annotationRef/>
      </w:r>
      <w:r>
        <w:t>Ancestry is inferred automatically in the web interface, which the paper denies (Major, fix now). detect_sample_ancestry in the web interface calls just-prs's infer_sample_ancestry when a genome is loaded and preselects the detected superpopulation, with the Population menu as an override. Section 3.2 ("Users select the reference population closest to their ancestry") and the Limitations both describe the older behaviour. Fix: Say that the reference population is preselected from inferred ancestry and can be overridden (proposals IC-C2, IC-C3). Found by: Integrity check, Simulated reviewers, Reporting check. (IC-2)</w:t>
      </w:r>
    </w:p>
  </w:comment>
  <w:comment w:id="106" w:author="Integrity check" w:initials="IC" w:date="2026-10-24T23:58:41Z">
    <w:p>
      <w:pPr>
        <w:pStyle w:val="CommentText"/>
      </w:pPr>
      <w:r>
        <w:rPr>
          <w:rStyle w:val="CommentReference"/>
        </w:rPr>
        <w:annotationRef/>
      </w:r>
      <w:r>
        <w:t>Reference-allele restoration is on by default for whole-genome samples in the platform (Major, fix now). The web interface classifies samples as whole-genome by default (sample_type "wgs") and then requests restoration (_restoration_settings_for_parquet returns True, "variant_only"), so whole-genome users get restored scores unless they reclassify the sample as array data. This changes what the reported percentiles mean. Fix: State that just-prs leaves restoration off unless asked and that Just-DNA-Lite asks for it on whole-genome samples (proposals IC-C4, IC-C5). Found by: Integrity check. (IC-3)</w:t>
      </w:r>
    </w:p>
  </w:comment>
  <w:comment w:id="107" w:author="Integrity check" w:initials="IC" w:date="2026-10-24T23:58:41Z">
    <w:p>
      <w:pPr>
        <w:pStyle w:val="CommentText"/>
      </w:pPr>
      <w:r>
        <w:rPr>
          <w:rStyle w:val="CommentReference"/>
        </w:rPr>
        <w:annotationRef/>
      </w:r>
      <w:r>
        <w:t>The stated ~162x mean coverage does not fit the deposited file's read depths (median 31) (Major, fix now). The header of antonkulaga.vcf in Zenodo record 18370498 reads ##DeepVariant_version=1.1.0, and 15,583 passing records sampled from five places in the file have a median read depth of 31 (90th percentile 45), which cannot be 162x coverage. The estimated record count (about 6.1 million) matches the paper's, so the description is wrong rather than the file; Table 4 repeats both values. Fix: Give DeepVariant v1.1.0 in Section 5.1 and Table 4, and quote the coverage from the sequencing report or from the whole file (proposals IC-C6 to IC-C8). Found by: Integrity check. (IC-4)</w:t>
      </w:r>
    </w:p>
  </w:comment>
  <w:comment w:id="108" w:author="Integrity check" w:initials="IC" w:date="2026-10-24T23:58:41Z">
    <w:p>
      <w:pPr>
        <w:pStyle w:val="CommentText"/>
      </w:pPr>
      <w:r>
        <w:rPr>
          <w:rStyle w:val="CommentReference"/>
        </w:rPr>
        <w:annotationRef/>
      </w:r>
      <w:r>
        <w:t>Correlation across 96 different scores cannot show per-score agreement with PLINK2 (Major, fix now). Pearson r is computed across 96 scoring models whose sums lie on very different scales, so it mostly reflects the spread between scores; a difference of 21.4 cannot be judged without that score's size. The paragraph also says the identifier difference "explains" the remaining differences without a per-variant comparison. Fix: Narrow the wording to high correlation and "may explain" (proposals IC-C12, IC-C13), or report per-score relative differences from the existing benchmark output. Found by: Integrity check, Simulated reviewers, Prose edit, Reporting check. (IC-5)</w:t>
      </w:r>
    </w:p>
  </w:comment>
  <w:comment w:id="109" w:author="Integrity check" w:initials="IC" w:date="2026-10-24T23:58:41Z">
    <w:p>
      <w:pPr>
        <w:pStyle w:val="CommentText"/>
      </w:pPr>
      <w:r>
        <w:rPr>
          <w:rStyle w:val="CommentReference"/>
        </w:rPr>
        <w:annotationRef/>
      </w:r>
      <w:r>
        <w:t>No script or run log in the repository reproduces Tables 2 and 3 (Major, fix now). The only annotation benchmark script in the snapshot, just-dna-pipelines/tests/benchmark_annotation.py, times one Ensembl-annotation run with Polars against one with DuckDB. Nothing produces or records the warm, cold and gVCF series of Table 2, and the 2023 OakVar runs cannot be repeated from the repository. Fix: Cite the timing script and run logs behind Tables 2 and 3, or narrow the sentence to a public input (proposal IC-C10). Found by: Integrity check, Reporting check. (IC-6)</w:t>
      </w:r>
    </w:p>
  </w:comment>
  <w:comment w:id="110" w:author="Figures and tables" w:initials="FA" w:date="2026-10-24T23:58:41Z">
    <w:p>
      <w:pPr>
        <w:pStyle w:val="CommentText"/>
      </w:pPr>
      <w:r>
        <w:rPr>
          <w:rStyle w:val="CommentReference"/>
        </w:rPr>
        <w:annotationRef/>
      </w:r>
      <w:r>
        <w:t>Table 1 and Section 3 misdescribe the default modules: what ships, how each was built, who curated it (Major, fix now). The project's records give ten default modules on Hugging Face, including thrombophilia, three ClinVar panels (cardio, cancer, pathogenic) and pharmgkb from ClinPGx, while Longevity Variants 2026 appears only as a worked example. "Expert-curated ... developed by geneticist Olga Borysova" and "ported most modules largely unchanged" do not describe the rebuilt panels, and the 2026 Superhuman refresh by a supervised AI agent is labelled expert-curated. Fix: Rebuild Table 1 from the default collection with a column for how each module was built, and correct the two sentences that describe the set. Found by: Figures and tables, Integrity check, Simulated reviewers, Policy fit, Reporting check. (IC-7)</w:t>
      </w:r>
    </w:p>
  </w:comment>
  <w:comment w:id="111" w:author="Integrity check" w:initials="IC" w:date="2026-10-24T23:58:41Z">
    <w:p>
      <w:pPr>
        <w:pStyle w:val="CommentText"/>
      </w:pPr>
      <w:r>
        <w:rPr>
          <w:rStyle w:val="CommentReference"/>
        </w:rPr>
        <w:annotationRef/>
      </w:r>
      <w:r>
        <w:t>The shipped LongevityMap data contain no study published after 2015 (Major, fix now; a candidate to verify). The module data in the snapshot (longevitymap.sqlite and longevity_map.tsv) hold 3,476 study rows whose latest publication year is 2015, and 3,476 is not 3,144 plus 50. Either the expanded curation is in another file than the one that ships, or the sentence describes first-generation work. Fix: Name the data that carry the post-2017 curation, or correct the sentence to describe the shipped module. Found by: Integrity check. (IC-11)</w:t>
      </w:r>
    </w:p>
  </w:comment>
  <w:comment w:id="112" w:author="Integrity check" w:initials="IC" w:date="2026-10-24T23:58:41Z">
    <w:p>
      <w:pPr>
        <w:pStyle w:val="CommentText"/>
      </w:pPr>
      <w:r>
        <w:rPr>
          <w:rStyle w:val="CommentReference"/>
        </w:rPr>
        <w:annotationRef/>
      </w:r>
      <w:r>
        <w:t>No platform-wide MCP server exists in the code or in Table 7 (Major, fix now; a candidate to verify). The snapshot holds only an MCP client that the module creator uses to query BioContext KB, Table 7 lists no repository for such a server, and the project's workshop plan says the just-dna-agents-mcp package returned HTTP 404 on PyPI. Fix: Name the repository and release that provide the interface, or remove the sentence until it is available. Found by: Integrity check. (IC-12)</w:t>
      </w:r>
    </w:p>
  </w:comment>
  <w:comment w:id="113" w:author="Integrity check" w:initials="IC" w:date="2026-10-24T23:58:41Z">
    <w:p>
      <w:pPr>
        <w:pStyle w:val="CommentText"/>
      </w:pPr>
      <w:r>
        <w:rPr>
          <w:rStyle w:val="CommentReference"/>
        </w:rPr>
        <w:annotationRef/>
      </w:r>
      <w:r>
        <w:t>The GRCh37 liftover is neither described nor found in the code (Major, fix now). The snapshot contains no liftover. Module annotation joins on GRCh38 positions with no build check visible, PRS loads build-specific PGS Catalog files (hmPOS_GRCh37 or GRCh38), and the project's docs disagree (AI_MODULE_WALKTHROUGH.md: the platform does not support GRCh37). Fix: Say where liftover happens and for which path; if it applies to PRS only, say so. Found by: Integrity check, Simulated reviewers. (IC-13)</w:t>
      </w:r>
    </w:p>
  </w:comment>
  <w:comment w:id="114" w:author="Integrity check" w:initials="IC" w:date="2026-10-24T23:58:41Z">
    <w:p>
      <w:pPr>
        <w:pStyle w:val="CommentText"/>
      </w:pPr>
      <w:r>
        <w:rPr>
          <w:rStyle w:val="CommentReference"/>
        </w:rPr>
        <w:annotationRef/>
      </w:r>
      <w:r>
        <w:t>The project's later benchmark page calls the March 2026 PRS figures superseded (Major, fix now; a candidate to verify). Rests on a source dated after the draft: the only readable copy of the just-prs benchmark page has a status line of 2026-10-11 (no September copy is archived). It calls the March 2026 figures superseded, attributes the PLINK2 differences mainly to how the PLINK2 input was prepared, and gives duplicate lifted-over variants as the cause of the four failures. No draft number was changed on its strength. Fix: Decide whether to report the project's rerun; until then, the footnote's cause of the PLINK2 failures should be checked against the run logs. Found by: Integrity check. (IC-14)</w:t>
      </w:r>
    </w:p>
  </w:comment>
  <w:comment w:id="115" w:author="Integrity check" w:initials="IC" w:date="2026-10-24T23:58:41Z">
    <w:p>
      <w:pPr>
        <w:pStyle w:val="CommentText"/>
      </w:pPr>
      <w:r>
        <w:rPr>
          <w:rStyle w:val="CommentReference"/>
        </w:rPr>
        <w:annotationRef/>
      </w:r>
      <w:r>
        <w:t>The genome's record count includes reference calls; the two counts are unexplained (Minor, fix now). The deposited file includes DeepVariant reference calls (FILTER RefCall, genotype 0/0), about one record in six of those sampled, so 6,138,868 counts sites that are not variants; Section 5.2 gives 4,661,444 biallelic variants for the same genome without saying which records were scored. Fix: Say that the count includes reference calls (proposal IC-C9) and state which records the PRS benchmark scored. Found by: Integrity check. (IC-16)</w:t>
      </w:r>
    </w:p>
  </w:comment>
  <w:comment w:id="116" w:author="Integrity check" w:initials="IC" w:date="2026-10-24T23:58:41Z">
    <w:p>
      <w:pPr>
        <w:pStyle w:val="CommentText"/>
      </w:pPr>
      <w:r>
        <w:rPr>
          <w:rStyle w:val="CommentReference"/>
        </w:rPr>
        <w:annotationRef/>
      </w:r>
      <w:r>
        <w:t>The depth and quality filters are on in the shipped configuration (Minor, then the writing). The shipped modules.yaml sets min_depth: 10 and min_qual: 20, and build_quality_filter_expr applies each wherever the VCF has the field, so they are defaults rather than options. Fix: Say the shipped configuration applies them and that they can be changed (proposal IC-C16). Found by: Integrity check. (IC-19)</w:t>
      </w:r>
    </w:p>
  </w:comment>
  <w:comment w:id="117" w:author="Integrity check" w:initials="IC" w:date="2026-10-24T23:58:41Z">
    <w:p>
      <w:pPr>
        <w:pStyle w:val="CommentText"/>
      </w:pPr>
      <w:r>
        <w:rPr>
          <w:rStyle w:val="CommentReference"/>
        </w:rPr>
        <w:annotationRef/>
      </w:r>
      <w:r>
        <w:t>The platform writes HTML reports only; nothing renders PDF (Minor, then the writing). The report asset writes self-contained HTML, the download button reads "Download HTML report", and nothing in the code or its dependencies renders PDF; Section 2.3 also promises "PDF/HTML per module". Fix: Change both mentions to HTML (proposals IC-C17, IC-C18). Found by: Integrity check. (IC-20)</w:t>
      </w:r>
    </w:p>
  </w:comment>
  <w:comment w:id="118" w:author="Integrity check" w:initials="IC" w:date="2026-10-24T23:58:41Z">
    <w:p>
      <w:pPr>
        <w:pStyle w:val="CommentText"/>
      </w:pPr>
      <w:r>
        <w:rPr>
          <w:rStyle w:val="CommentReference"/>
        </w:rPr>
        <w:annotationRef/>
      </w:r>
      <w:r>
        <w:t>The project pins Python 3.13 only, not 3.13 and later (Minor, then the writing). pyproject.toml sets requires-python "&gt;=3.13, &lt;3.14". Fix: Write Python 3.13 (proposal IC-C19). Found by: Integrity check. (IC-21)</w:t>
      </w:r>
    </w:p>
  </w:comment>
  <w:comment w:id="119" w:author="Integrity check" w:initials="IC" w:date="2026-10-24T23:58:41Z">
    <w:p>
      <w:pPr>
        <w:pStyle w:val="CommentText"/>
      </w:pPr>
      <w:r>
        <w:rPr>
          <w:rStyle w:val="CommentReference"/>
        </w:rPr>
        <w:annotationRef/>
      </w:r>
      <w:r>
        <w:t>Future directions list as planned what Sections 3.2 and 6.4 call available (Minor, then the writing). Liftover is listed as both added and planned, and microarray support, which 3.2 and 6.4 describe as present, appears among planned extensions. Fix: Keep only what is planned (proposal IC-C22), and restore liftover there if it turns out not to exist (IC-13). Found by: Integrity check. (IC-23)</w:t>
      </w:r>
    </w:p>
  </w:comment>
  <w:comment w:id="120" w:author="Integrity check" w:initials="IC" w:date="2026-10-24T23:58:41Z">
    <w:p>
      <w:pPr>
        <w:pStyle w:val="CommentText"/>
      </w:pPr>
      <w:r>
        <w:rPr>
          <w:rStyle w:val="CommentReference"/>
        </w:rPr>
        <w:annotationRef/>
      </w:r>
      <w:r>
        <w:t>The laptop principle rests on a workstation measurement (Minor, then the writing). The timing comes from a 16-thread Xeon with 128 GB of memory (Table 4), as Section 5.1 notes, but Section 2.4 presents it under the runs-on-a-laptop principle. Fix: Say the time was measured on the benchmark workstation (proposal IC-C23). Found by: Integrity check, Simulated reviewers. (IC-24)</w:t>
      </w:r>
    </w:p>
  </w:comment>
  <w:comment w:id="121" w:author="Integrity check" w:initials="IC" w:date="2026-10-24T23:58:41Z">
    <w:p>
      <w:pPr>
        <w:pStyle w:val="CommentText"/>
      </w:pPr>
      <w:r>
        <w:rPr>
          <w:rStyle w:val="CommentReference"/>
        </w:rPr>
        <w:annotationRef/>
      </w:r>
      <w:r>
        <w:t>Mean runtimes give 1.8× and 1.5×, far below the median speed-ups (Optional, then the writing). The means in Table 5 give 0.703/0.394 = 1.8 and 0.703/0.466 = 1.5 because the largest scores dominate the time, and PLINK2's figures exclude the four largest scores that the other engines include. Fix: Optionally add the ratio of means or the total time beside the medians. Found by: Integrity check. (IC-26)</w:t>
      </w:r>
    </w:p>
  </w:comment>
  <w:comment w:id="122" w:author="Integrity check" w:initials="IC" w:date="2026-10-24T23:58:41Z">
    <w:p>
      <w:pPr>
        <w:pStyle w:val="CommentText"/>
      </w:pPr>
      <w:r>
        <w:rPr>
          <w:rStyle w:val="CommentReference"/>
        </w:rPr>
        <w:annotationRef/>
      </w:r>
      <w:r>
        <w:t>Unused affiliations, an unspecified equal-contribution note, one name order differs (Minor, before submission, once the code is final). Affiliations 5, 6 and 7 are attached to no author, the equal-contribution sentence names no authors, and Ryangguk Kim is the only name written given name first. Fix: Fix when the author list is final. Found by: Integrity check. (IC-27)</w:t>
      </w:r>
    </w:p>
  </w:comment>
  <w:comment w:id="123" w:author="Integrity check" w:initials="IC" w:date="2026-10-24T23:58:41Z">
    <w:p>
      <w:pPr>
        <w:pStyle w:val="CommentText"/>
      </w:pPr>
      <w:r>
        <w:rPr>
          <w:rStyle w:val="CommentReference"/>
        </w:rPr>
        <w:annotationRef/>
      </w:r>
      <w:r>
        <w:t>Draft banner, TODO notes and an HTML comment must go before upload (Minor, before submission, once the code is final). The Draft v0.3 banner with an internal file path, the AUTHOR TODO comment for Figure 3, the Funding TODO and the bibliography's to-be-finalized note are placeholders for this stage; the upload check found no hidden text for AI reviewers and no leaked secret, and must run again on the final files. Fix: Remove them before upload and run the upload check on the files you submit. Found by: Integrity check. (IC-28)</w:t>
      </w:r>
    </w:p>
  </w:comment>
  <w:comment w:id="124" w:author="Journal selection" w:initials="JS" w:date="2026-10-24T23:58:41Z">
    <w:p>
      <w:pPr>
        <w:pStyle w:val="CommentText"/>
      </w:pPr>
      <w:r>
        <w:rPr>
          <w:rStyle w:val="CommentReference"/>
        </w:rPr>
        <w:annotationRef/>
      </w:r>
      <w:r>
        <w:t>No corresponding author is named, and the fee route depends on who it is (Minor, once you have chosen the journal). Projekt DEAL covers BMC, Genome Biology and Genome Medicine fees at 20% off, billed centrally, only when the corresponding author is at a participating institution such as Rostock University Medical Center and most of the research was done at one; no agreement covers Romanian institutions for these journals. The BMC journals also require the corresponding author on the title page. Fix: Name the corresponding author on the title page, choosing with the fee route in mind. Found by: Journal selection. (JS-2)</w:t>
      </w:r>
    </w:p>
  </w:comment>
  <w:comment w:id="125" w:author="Journal selection" w:initials="JS" w:date="2026-10-24T23:58:41Z">
    <w:p>
      <w:pPr>
        <w:pStyle w:val="CommentText"/>
      </w:pPr>
      <w:r>
        <w:rPr>
          <w:rStyle w:val="CommentReference"/>
        </w:rPr>
        <w:annotationRef/>
      </w:r>
      <w:r>
        <w:t>A preprint naming the companion paper may break its anonymous review (Minor, fix now; a candidate to verify). The companion paper's header says it is under anonymous review at EASRP 2026, and this paper names its title and venue. A public preprint of this paper would link that title to its authors. EASRP's rules on preprints could not be found. Fix: Check EASRP's anonymity rules before posting; if needed, post after its decision or refer to the companion without its title until then. Found by: Journal selection. (JS-6)</w:t>
      </w:r>
    </w:p>
  </w:comment>
  <w:comment w:id="126" w:author="Integrity check" w:initials="IC" w:date="2026-10-24T23:58:41Z">
    <w:p>
      <w:pPr>
        <w:pStyle w:val="CommentText"/>
      </w:pPr>
      <w:r>
        <w:rPr>
          <w:rStyle w:val="CommentReference"/>
        </w:rPr>
        <w:annotationRef/>
      </w:r>
      <w:r>
        <w:t>The Introduction's absence and priority claims are contradicted by existing tools and the authors' first platform (Major, fix now). Introduction paragraphs 2 and 3 say no open-source platform or tool does what Just-DNA-Lite does, but OpenCRAVAT, impute.me and the authors' own Just-DNA-Seq cover much of it; the referees would quote these sentences back, and the narrower novelty the paper describes is not offered as the gap. (SK-1, SK-2, CH-1) Fix: Name OpenCRAVAT, impute.me and Just-DNA-Seq in paragraph 2 (proposal PR-C1, with references PR-C2 and PR-C3) and use the reference check's rewording of paragraph 3 (RF-C5); state the specific combination Just-DNA-Lite adds if a gap statement stays. Found by: Integrity check, Simulated reviewers, Reference check. (PR-1)</w:t>
      </w:r>
    </w:p>
  </w:comment>
  <w:comment w:id="127" w:author="Journal selection" w:initials="JS" w:date="2026-10-24T23:58:41Z">
    <w:p>
      <w:pPr>
        <w:pStyle w:val="CommentText"/>
      </w:pPr>
      <w:r>
        <w:rPr>
          <w:rStyle w:val="CommentReference"/>
        </w:rPr>
        <w:annotationRef/>
      </w:r>
      <w:r>
        <w:t>No comparison with related software, which every journal on the ladder expects (Major, fix now). The only comparisons are with the authors' Generation I system and with PLINK2 as a bare scoring step; the PGS Catalog Calculator, OpenCRAVAT and general annotators are not compared, so the advance the BMC Software criteria ask to be shown by direct comparison is asserted, not shown. (SW-5, SW-6, SK-3, CH-2) Fix: Narrower claim: a feature-by-feature comparison table from the tools' documentation, with the advance claims narrowed to it. New work: compare scoring with the PGS Catalog Calculator and annotation with OpenCRAVAT or vcfanno on the benchmark genome. Found by: Journal selection, Simulated reviewers, Story. (PR-2)</w:t>
      </w:r>
    </w:p>
  </w:comment>
  <w:comment w:id="128" w:author="Integrity check" w:initials="IC" w:date="2026-10-24T23:58:41Z">
    <w:p>
      <w:pPr>
        <w:pStyle w:val="CommentText"/>
      </w:pPr>
      <w:r>
        <w:rPr>
          <w:rStyle w:val="CommentReference"/>
        </w:rPr>
        <w:annotationRef/>
      </w:r>
      <w:r>
        <w:t>The 172-fold comparison does not say what a warm run reuses, what each system ran, or when (Major, fix now). A warm run is never defined, so the headline ratio may set cached intermediate results against OakVar runs that started from scratch (the cold-start ratio is about 33-fold); neither arm's modules, annotators or Ensembl setting are given, and the Generation I runs date from 2023 while Table 4's operating system dates from 2024. (SW-3, SW-4, SK-4, SK-5, SK-6, CH-11) Fix: Give both the warm-run and cold-start ratios in the Abstract (proposal PR-C4); in Section 5.1 define warm and cold runs and give each arm's software, modules, annotators, Ensembl setting, operating system and run dates; if the arms did different work, rerun both on one configuration or keep the cold-start ratio. Found by: Integrity check, Simulated reviewers, Reporting check. (PR-3)</w:t>
      </w:r>
    </w:p>
  </w:comment>
  <w:comment w:id="129" w:author="Simulated reviewers" w:initials="SR" w:date="2026-10-24T23:58:41Z">
    <w:p>
      <w:pPr>
        <w:pStyle w:val="CommentText"/>
      </w:pPr>
      <w:r>
        <w:rPr>
          <w:rStyle w:val="CommentReference"/>
        </w:rPr>
        <w:annotationRef/>
      </w:r>
      <w:r>
        <w:t>What the per-score PRS runtimes include is not stated (Major, fix now). The paper does not say whether the genome is loaded once for just-prs while PLINK2 re-reads it in a new process for each score; with medians of 0.05 to 0.6 seconds, loading may account for most of the 12.3- and 5.7-fold ratios, and PLINK2 can apply many scores in one pass. (SW-7, SK-9, CH-15) Fix: Narrower claim: state the timed region for each engine and the PLINK2 command, present the ratios as per-call times with the loading step named, and drop 'faster than PLINK2' from the Abstract. New work: end-to-end times for scoring all shared scores, with PLINK2 applying several scores per pass. Found by: Simulated reviewers. (PR-4)</w:t>
      </w:r>
    </w:p>
  </w:comment>
  <w:comment w:id="130" w:author="Simulated reviewers" w:initials="SR" w:date="2026-10-24T23:58:41Z">
    <w:p>
      <w:pPr>
        <w:pStyle w:val="CommentText"/>
      </w:pPr>
      <w:r>
        <w:rPr>
          <w:rStyle w:val="CommentReference"/>
        </w:rPr>
        <w:annotationRef/>
      </w:r>
      <w:r>
        <w:t>Nothing tests that the annotation engine assigns the right module rows and weights (Major, fix now). The results measure runtime and engine agreement on one genome; no test or test data checks that variants are matched to module rows and given the right genotype states and weights, although the two generations' outputs could be compared on the benchmark genome. The paper concedes that module accuracy is not evaluated, but its Introduction frames the paper as solving more. (SW-13, SK-17, CH-13) Fix: Narrower claim: say in the Introduction and the Conclusion that the correctness of the annotation was not evaluated. New work: compare Generation I and Just-DNA-Lite outputs on the benchmark genome, or a test VCF with expected output published as test data. Found by: Simulated reviewers. (PR-6)</w:t>
      </w:r>
    </w:p>
  </w:comment>
  <w:comment w:id="131" w:author="Simulated reviewers" w:initials="SR" w:date="2026-10-24T23:58:41Z">
    <w:p>
      <w:pPr>
        <w:pStyle w:val="CommentText"/>
      </w:pPr>
      <w:r>
        <w:rPr>
          <w:rStyle w:val="CommentReference"/>
        </w:rPr>
        <w:annotationRef/>
      </w:r>
      <w:r>
        <w:t>PRS variant matching and reference-percentile construction are undescribed and untested (Major, fix now). The matching rules (strand-ambiguous and multi-allelic variants, harmonised coordinates, non-additive effects) and how the 1000 Genomes distributions are built and matched to a user's variants are not described; at the benchmark's 50 to 54% match rates, absent homozygous-reference loci could shift the percentile. The integrity check found that the web interface restores those loci by default for whole-genome samples, which the paper denies. (SW-9, SW-10, SK-10, CH-6, CH-7) Fix: Narrower claim: describe the matching and reference construction and state the possible percentile shift as a limitation beside the output. New work: score 1000 Genomes samples reduced to variant-only calls, with restoration off and on, against their full genotypes. Found by: Simulated reviewers. (PR-7)</w:t>
      </w:r>
    </w:p>
  </w:comment>
  <w:comment w:id="132" w:author="Simulated reviewers" w:initials="SR" w:date="2026-10-24T23:58:41Z">
    <w:p>
      <w:pPr>
        <w:pStyle w:val="CommentText"/>
      </w:pPr>
      <w:r>
        <w:rPr>
          <w:rStyle w:val="CommentReference"/>
        </w:rPr>
        <w:annotationRef/>
      </w:r>
      <w:r>
        <w:t>How the module join handles missing rsIDs, alleles, multi-allelic records and indels is not described (Major, fix now). The paper does not say where rsIDs come from when a VCF has none, or how alleles, multi-allelic records and indels are matched; the integrity check read the code and found the default join is by position and genotype with the reference allele checked, not by rsID. (SW-11, SK-18, CH-3) Fix: Use the integrity check's correction of the join sentence (IC-C1) and add how multi-allelic records, indels and retired rsIDs are handled. Found by: Simulated reviewers. (PR-8)</w:t>
      </w:r>
    </w:p>
  </w:comment>
  <w:comment w:id="133" w:author="Simulated reviewers" w:initials="SR" w:date="2026-10-24T23:58:41Z">
    <w:p>
      <w:pPr>
        <w:pStyle w:val="CommentText"/>
      </w:pPr>
      <w:r>
        <w:rPr>
          <w:rStyle w:val="CommentReference"/>
        </w:rPr>
        <w:annotationRef/>
      </w:r>
      <w:r>
        <w:t>Modules may miss people homozygous for a reference associated allele (Major, fix now). A variant-only VCF has no record where a person is homozygous for the reference allele, so where a module's associated allele is the reference allele its homozygous carriers may be missing from the report; restoration is described only for just-prs. (SW-12, SK-19) Fix: Narrower claim: say how such loci are treated and state the limitation beside Table 1. New work: restore homozygous-reference genotypes for module annotation. Found by: Simulated reviewers. (PR-9)</w:t>
      </w:r>
    </w:p>
  </w:comment>
  <w:comment w:id="134" w:author="Simulated reviewers" w:initials="SR" w:date="2026-10-24T23:58:41Z">
    <w:p>
      <w:pPr>
        <w:pStyle w:val="CommentText"/>
      </w:pPr>
      <w:r>
        <w:rPr>
          <w:rStyle w:val="CommentReference"/>
        </w:rPr>
        <w:annotationRef/>
      </w:r>
      <w:r>
        <w:t>The SNP weight behind every displayed module score has no rubric (Major, fix now). The SNP weight is described only by the kinds of evidence it reflects, with no formula, thresholds or rubric, and the checking of the 50 added and 876 edited LongevityMap records is not described, which leaves the curation as unverifiable as the commercial curation the Introduction criticises. (SK-15) Fix: Give the rubric or formula for the SNP weight and say how the added and edited records were checked, reconciling it with the integrity check's finding that the shipped data hold no study after 2015. Found by: Simulated reviewers. (PR-12)</w:t>
      </w:r>
    </w:p>
  </w:comment>
  <w:comment w:id="135" w:author="Simulated reviewers" w:initials="SR" w:date="2026-10-24T23:58:41Z">
    <w:p>
      <w:pPr>
        <w:pStyle w:val="CommentText"/>
      </w:pPr>
      <w:r>
        <w:rPr>
          <w:rStyle w:val="CommentReference"/>
        </w:rPr>
        <w:annotationRef/>
      </w:r>
      <w:r>
        <w:t>Ease of use is claimed but unmeasured, and installation is a source checkout (Major, fix now). The only installation route described is a configured source checkout, which does not show that people without bioinformatics training can install the platform, and 'easily add their own modules' claims an ease no measurement supports. (SW-14, SW-17) Fix: Describe the install routes, tested operating systems, reference-data size and documentation link, and narrow 'easily' to 'without writing code' (proposal PR-C5); a user study or workshop results would keep the stronger claim. Found by: Simulated reviewers, Story. (PR-13)</w:t>
      </w:r>
    </w:p>
  </w:comment>
  <w:comment w:id="136" w:author="Simulated reviewers" w:initials="SR" w:date="2026-10-24T23:58:41Z">
    <w:p>
      <w:pPr>
        <w:pStyle w:val="CommentText"/>
      </w:pPr>
      <w:r>
        <w:rPr>
          <w:rStyle w:val="CommentReference"/>
        </w:rPr>
        <w:annotationRef/>
      </w:r>
      <w:r>
        <w:t>Figure 3's quality tiers and flags are undefined and contradictory (Optional, fix now). The quality tiers, flags and the rule for the headline model are not defined, and Figure 3's labels conflict ('Reliable' beside 'No high-quality models in 6'; five Moderate models while every match-rate row reads Low). (SW-23, SK-12, CH-9) Fix: Define the tiers, flags and headline-model rule in Section 3.2.1 and make the replacement figure's labels agree. Found by: Simulated reviewers. (PR-14)</w:t>
      </w:r>
    </w:p>
  </w:comment>
  <w:comment w:id="137" w:author="Simulated reviewers" w:initials="SR" w:date="2026-10-24T23:58:41Z">
    <w:p>
      <w:pPr>
        <w:pStyle w:val="CommentText"/>
      </w:pPr>
      <w:r>
        <w:rPr>
          <w:rStyle w:val="CommentReference"/>
        </w:rPr>
        <w:annotationRef/>
      </w:r>
      <w:r>
        <w:t>The language model behind the module creator is not named (Optional, fix now). Section 4 names no provider, model or version for the in-app module creator, although Figure 4 shows Gemini and OpenAI keys, so the shipped AI-generated module cannot be traced to the model that drafted it. (SW-19) Fix: Name the providers and models the module creator uses and the model that drafted the shipped AI-generated module. Found by: Simulated reviewers. (PR-16)</w:t>
      </w:r>
    </w:p>
  </w:comment>
  <w:comment w:id="138" w:author="Simulated reviewers" w:initials="SR" w:date="2026-10-24T23:58:41Z">
    <w:p>
      <w:pPr>
        <w:pStyle w:val="CommentText"/>
      </w:pPr>
      <w:r>
        <w:rPr>
          <w:rStyle w:val="CommentReference"/>
        </w:rPr>
        <w:annotationRef/>
      </w:r>
      <w:r>
        <w:t>S2 attributes the speed-up to components the comparison does not isolate (Optional, then the writing). Supplementary S2 names causes of the 172-fold speed-up, while Section 5.1 correctly says the comparison does not isolate the contribution of each. (SW-26, SK-7, CH-12) Fix: Use the integrity check's rewording of S2 (IC-C11). Found by: Simulated reviewers. (PR-19)</w:t>
      </w:r>
    </w:p>
  </w:comment>
  <w:comment w:id="139" w:author="Simulated reviewers" w:initials="SR" w:date="2026-10-24T23:58:41Z">
    <w:p>
      <w:pPr>
        <w:pStyle w:val="CommentText"/>
      </w:pPr>
      <w:r>
        <w:rPr>
          <w:rStyle w:val="CommentReference"/>
        </w:rPr>
        <w:annotationRef/>
      </w:r>
      <w:r>
        <w:t>The array workflow's LD-proxy step is undescribed and not marked experimental (Optional, then the writing). The LD-proxy method (panel, threshold, allele mapping, dosage) is neither described nor evaluated, and Section 3.2 does not say the array workflow is experimental, as Section 6.4 does. (SW-25) Fix: Mark the workflow as experimental in Section 3.2 (proposal PR-C6) and describe the proxy method in the supplement. Found by: Simulated reviewers. (PR-20)</w:t>
      </w:r>
    </w:p>
  </w:comment>
  <w:comment w:id="140" w:author="Simulated reviewers" w:initials="SR" w:date="2026-10-24T23:58:41Z">
    <w:p>
      <w:pPr>
        <w:pStyle w:val="CommentText"/>
      </w:pPr>
      <w:r>
        <w:rPr>
          <w:rStyle w:val="CommentReference"/>
        </w:rPr>
        <w:annotationRef/>
      </w:r>
      <w:r>
        <w:t>MCP access is claimed as a contribution but never shown (Optional, then the writing). The paper lists what the typed tools return but shows no tool definition, call or output, and the integrity check found no platform-wide MCP server in the code or in Table 7. (CH-10) Fix: Show one tool definition and one returned result in the supplement, and check Section 3.2.1's second paragraph against what ships. Found by: Simulated reviewers. (PR-21)</w:t>
      </w:r>
    </w:p>
  </w:comment>
  <w:comment w:id="141" w:author="Journal adaptation" w:initials="JA" w:date="2026-10-24T23:58:41Z">
    <w:p>
      <w:pPr>
        <w:pStyle w:val="CommentText"/>
      </w:pPr>
      <w:r>
        <w:rPr>
          <w:rStyle w:val="CommentReference"/>
        </w:rPr>
        <w:annotationRef/>
      </w:r>
      <w:r>
        <w:t>Length, abstract and sections do not yet follow any of the three journals (Major, once you have chosen the journal). At about 4,640 words of main text the draft is about 78% over Bioinformatics' approx. 2,600-word Application Note limit, beyond the 20% at which papers are usually returned; neither journal's abstract headings are used, and the BMC journals' Declarations section is missing. (CH-21) Fix: Once the journal is chosen: for Bioinformatics, cut to about 2,600 words (all three referees suggested a note on just-prs alone) under its four abstract headings; for the BMC journals, a Background, Results and Conclusions abstract, the Software article sections and a Declarations section. Found by: Journal adaptation, Journal selection, Simulated reviewers. (PR-22)</w:t>
      </w:r>
    </w:p>
  </w:comment>
  <w:comment w:id="142" w:author="Simulated reviewers" w:initials="SR" w:date="2026-10-24T23:58:41Z">
    <w:p>
      <w:pPr>
        <w:pStyle w:val="CommentText"/>
      </w:pPr>
      <w:r>
        <w:rPr>
          <w:rStyle w:val="CommentReference"/>
        </w:rPr>
        <w:annotationRef/>
      </w:r>
      <w:r>
        <w:t>The licences of the other repositories and of the module data are not given (Optional, then the writing). AGPL v3 does not restrict use to research and education, so the sentence reads as a restriction the licence does not impose, and the licences of the other repositories and the module data are not given; manuscript-reporting-check and manuscript-policy-fit propose the rewording (RP-C8, PF-C5). (SW-18, CH-19) Fix: Use the reporting check's rewording and list each repository's licence (manuscript-reporting-check). Found by: Simulated reviewers. (PR-26)</w:t>
      </w:r>
    </w:p>
  </w:comment>
  <w:comment w:id="143" w:author="Simulated reviewers" w:initials="SR" w:date="2026-10-24T23:58:41Z">
    <w:p>
      <w:pPr>
        <w:pStyle w:val="CommentText"/>
      </w:pPr>
      <w:r>
        <w:rPr>
          <w:rStyle w:val="CommentReference"/>
        </w:rPr>
        <w:annotationRef/>
      </w:r>
      <w:r>
        <w:t>The supplement points outside the submission; per-run data not supplied (Optional, fix now). S1 points to a combined-manuscript supplement outside this submission, and the per-run and per-score data behind Tables 2, 5 and 6 are not supplied; manuscript-reporting-check found the benchmark measurements are not deposited (RP-3). (SW-27) Fix: Supply the supplementary files with the per-run and per-score data (manuscript-reporting-check). Found by: Simulated reviewers. (PR-28)</w:t>
      </w:r>
    </w:p>
  </w:comment>
  <w:comment w:id="144" w:author="Figures and tables" w:initials="FA" w:date="2026-10-24T23:58:41Z">
    <w:p>
      <w:pPr>
        <w:pStyle w:val="CommentText"/>
      </w:pPr>
      <w:r>
        <w:rPr>
          <w:rStyle w:val="CommentReference"/>
        </w:rPr>
        <w:annotationRef/>
      </w:r>
      <w:r>
        <w:t>Whose genome each result uses is not stated, and the contribution statements point to another author's (Major, fix now). The cited Zenodo record is Anton Kulaga's own deposit, released by him for research use under CC0, and the annotation benchmark reads that file; the paper calls it only "the co-author genome", while the contribution statements credit Livia Zaharia with providing her genome for benchmarking. Readers and screeners will take the benchmark genome to be hers and will not learn that its owner released it. Fix: State that the genome is one author's own, released by that author for research use under a CC0 waiver (PF-C1); naming him is the authors' decision. Found by: Figures and tables, Integrity check, Policy fit, Reference check, Reporting check. (PF-1)</w:t>
      </w:r>
    </w:p>
  </w:comment>
  <w:comment w:id="145" w:author="Policy fit" w:initials="PF" w:date="2026-10-24T23:58:41Z">
    <w:p>
      <w:pPr>
        <w:pStyle w:val="CommentText"/>
      </w:pPr>
      <w:r>
        <w:rPr>
          <w:rStyle w:val="CommentReference"/>
        </w:rPr>
        <w:annotationRef/>
      </w:r>
      <w:r>
        <w:t>The genome file was called with DeepVariant 1.1.0, not v1.4.0 as stated (Minor, fix now). The header of the VCF in Zenodo record 18370498 reads ##DeepVariant_version=1.1.0, and the project's run note on the same file says DeepVariant 1.1.0; Section 5.1 and Table 4 give v1.4.0. Fix: Change the version to v1.1.0 in Section 5.1 and Table 4 (PF-C3, PF-C4). Found by: Policy fit, Reporting check. (PF-4)</w:t>
      </w:r>
    </w:p>
  </w:comment>
  <w:comment w:id="146" w:author="Policy fit" w:initials="PF" w:date="2026-10-24T23:58:41Z">
    <w:p>
      <w:pPr>
        <w:pStyle w:val="CommentText"/>
      </w:pPr>
      <w:r>
        <w:rPr>
          <w:rStyle w:val="CommentReference"/>
        </w:rPr>
        <w:annotationRef/>
      </w:r>
      <w:r>
        <w:t>The paper omits that the interface itself labels results research use only and unvalidated (Optional, then the writing). The web interface shows a research-use-only label in its top bar and a welcome notice that the tool is not a medical device and its modules and scores are not clinically validated. Reporting this in one sentence gives an editor the evidence for the paper's research-use framing. Fix: Add one sentence after this one describing the interface's notice (PF-C6). Found by: Policy fit. (PF-7)</w:t>
      </w:r>
    </w:p>
  </w:comment>
  <w:comment w:id="147" w:author="Policy fit" w:initials="PF" w:date="2026-10-24T23:58:41Z">
    <w:p>
      <w:pPr>
        <w:pStyle w:val="CommentText"/>
      </w:pPr>
      <w:r>
        <w:rPr>
          <w:rStyle w:val="CommentReference"/>
        </w:rPr>
        <w:annotationRef/>
      </w:r>
      <w:r>
        <w:t>Section 6.3 equates a downloadable genome with permission to use it (Optional, then the writing). Public availability is not a release for any use; what lets anyone work with the benchmark genome is its owner's research release under CC0. Tying the conviction to that case keeps it and removes a legal-sounding overstatement. Fix: Reword to "genomes their owners have released for research, such as the one benchmarked here" (PF-C7); optional, the stance is the authors'. Found by: Policy fit. (PF-9)</w:t>
      </w:r>
    </w:p>
  </w:comment>
  <w:comment w:id="148" w:author="Journal selection" w:initials="JS" w:date="2026-10-24T23:58:41Z">
    <w:p>
      <w:pPr>
        <w:pStyle w:val="CommentText"/>
      </w:pPr>
      <w:r>
        <w:rPr>
          <w:rStyle w:val="CommentReference"/>
        </w:rPr>
        <w:annotationRef/>
      </w:r>
      <w:r>
        <w:t>bioRxiv and medRxiv bar identifying information; the paper links named people to genomes (Minor, fix now). bioRxiv does not post information that could identify an individual and medRxiv counts real names and sample IDs as direct identifiers, neither with an exception for self-released data. The contribution line names Livia Zaharia as a genome donor, the cited record is titled with Anton Kulaga's name, Figure 1 lists samples named after people and the current Figure 3 shows a personal trait percentile. This conflicts with naming the genome's owner, which is the authors' choice. Fix: For the preprint, keep the unnamed wording (PF-C1), recapture Figure 1 with neutral sample names and use a non-personal Figure 3 view, or name the owner and accept that bioRxiv or medRxiv may decline, with arXiv as the fallback. Found by: Journal selection, Policy fit. (PF-14)</w:t>
      </w:r>
    </w:p>
  </w:comment>
  <w:comment w:id="149" w:author="Policy fit" w:initials="PF" w:date="2026-10-24T23:58:41Z">
    <w:p>
      <w:pPr>
        <w:pStyle w:val="CommentText"/>
      </w:pPr>
      <w:r>
        <w:rPr>
          <w:rStyle w:val="CommentReference"/>
        </w:rPr>
        <w:annotationRef/>
      </w:r>
      <w:r>
        <w:t>medRxiv's open-data exception may not cover the 2023 runs before the genome's release (Optional, once you have chosen the journal; a candidate to verify). medRxiv waives its oversight statement for data already openly available, and the genome has been public since 2026-01-25, but the Generation I runs in Supplementary S2 date from 2023 and Section 5.1 says both systems ran on the same VCF; medRxiv wants oversight to cover the whole study. This matters only if bioRxiv refers the paper to medRxiv. Fix: None unless the paper is referred to medRxiv; then state the release date and the 2023 runs plainly and let the screener decide. Found by: Policy fit. (PF-15)</w:t>
      </w:r>
    </w:p>
  </w:comment>
  <w:comment w:id="150" w:author="Prose edit" w:initials="PE" w:date="2026-10-24T23:58:41Z">
    <w:p>
      <w:pPr>
        <w:pStyle w:val="CommentText"/>
      </w:pPr>
      <w:r>
        <w:rPr>
          <w:rStyle w:val="CommentReference"/>
        </w:rPr>
        <w:annotationRef/>
      </w:r>
      <w:r>
        <w:t>The input VCF is called annotated, though the pipeline is what annotates it (Minor, then the writing). Step 1 of Section 2.1 calls the uploaded VCF the annotated variant file users already have, while the Introduction calls the same files raw variant files and the rest of Section 2.1 describes the pipeline that annotates them. A reader new to genomics could take the input to be already annotated. Fix: Call it the variant call file (proposal PE-C3), unless the platform expects inputs that already carry annotations. Found by: Prose edit. (PE-1)</w:t>
      </w:r>
    </w:p>
  </w:comment>
  <w:comment w:id="151" w:author="Integrity check" w:initials="IC" w:date="2026-10-24T23:58:41Z">
    <w:p>
      <w:pPr>
        <w:pStyle w:val="CommentText"/>
      </w:pPr>
      <w:r>
        <w:rPr>
          <w:rStyle w:val="CommentReference"/>
        </w:rPr>
        <w:annotationRef/>
      </w:r>
      <w:r>
        <w:t>Whitley 2020 entry matches no published work (Blocker, fix now). No article with this title exists in the European Journal of Human Genetics; pages 1063–1074 of volume 28(8) hold two other papers, and the closest titles are by other authors in other journals or years. The entry meets the criteria for a possibly fabricated reference (no identifier, no record, the closest records differ in journal, volume, pages and authors), which some journals treat as grounds for rejection. The in-text citation and its sentence match Whitley, Tueller and Weber 2020, IJMS 21(3):768. Fix: Replace the entry with Whitley, K. V., Tueller, J. A., &amp; Weber, K. S. (2020). Genomics education in the era of personal genomics: academic, professional, and public considerations. IJMS, 21(3), 768. https://doi.org/10.3390/ijms21030768, unless another source was meant. Found by: Integrity check, Reference check. (RF-1)</w:t>
      </w:r>
    </w:p>
  </w:comment>
  <w:comment w:id="152" w:author="Reference check" w:initials="RC" w:date="2026-10-24T23:58:41Z">
    <w:p>
      <w:pPr>
        <w:pStyle w:val="CommentText"/>
      </w:pPr>
      <w:r>
        <w:rPr>
          <w:rStyle w:val="CommentReference"/>
        </w:rPr>
        <w:annotationRef/>
      </w:r>
      <w:r>
        <w:t>Uncited Alteri 2024 entry matches no published work (Blocker, fix now). Issue 11 of EJHG volume 32 starts at page 1343, pages 1314–1326 hold two other papers in issue 10, and Crossref, PubMed, Europe PMC and a web search hold no such article. The entry meets the criteria for a possibly fabricated reference; it is not cited in the text. Fix: Delete the entry; to discuss the 2023 23andMe breach, cite a source that can be linked. Found by: Reference check. (RF-2)</w:t>
      </w:r>
    </w:p>
  </w:comment>
  <w:comment w:id="153" w:author="Reference check" w:initials="RC" w:date="2026-10-24T23:58:41Z">
    <w:p>
      <w:pPr>
        <w:pStyle w:val="CommentText"/>
      </w:pPr>
      <w:r>
        <w:rPr>
          <w:rStyle w:val="CommentReference"/>
        </w:rPr>
        <w:annotationRef/>
      </w:r>
      <w:r>
        <w:t>Cited source gives $95 million, not billions, for the genome project (Minor, fix now). Whitley et al. 2020 give the Human Genome Project's cost as $95,263,072 and take the under-$1,000 price from their own reference 10. The fall in cost since 2003 and the direct-to-consumer companies are supported; the starting figure is not. Fix: Drop the starting figure ("have fallen to under a thousand dollars since the completion of the Human Genome Project in 2003"), or cite a source for the project's total cost. Found by: Reference check. (RF-4)</w:t>
      </w:r>
    </w:p>
  </w:comment>
  <w:comment w:id="154" w:author="Reference check" w:initials="RC" w:date="2026-10-24T23:58:41Z">
    <w:p>
      <w:pPr>
        <w:pStyle w:val="CommentText"/>
      </w:pPr>
      <w:r>
        <w:rPr>
          <w:rStyle w:val="CommentReference"/>
        </w:rPr>
        <w:annotationRef/>
      </w:r>
      <w:r>
        <w:t>LongevityMap's 3,144 are variants, not variant-trait associations (Minor, fix now). Tacutu et al. 2017 report 550 entries, 884 genes and 3,144 variants in LongevityMap build 3, with 275 entries significant and negative results included. Section 3.1 calls the 3,144 'variant-trait associations', and Section 1 says such databases 'have compiled thousands of variant-trait associations'; both are only partly supported. Fix: Section 3.1: "whose 2017 build lists 3,144 variants in 884 genes from 550 entries of human association studies, including negative results"; Section 1: "have compiled hundreds of published association studies covering thousands of variants". Found by: Reference check. (RF-5)</w:t>
      </w:r>
    </w:p>
  </w:comment>
  <w:comment w:id="155" w:author="Reference check" w:initials="RC" w:date="2026-10-24T23:58:41Z">
    <w:p>
      <w:pPr>
        <w:pStyle w:val="CommentText"/>
      </w:pPr>
      <w:r>
        <w:rPr>
          <w:rStyle w:val="CommentReference"/>
        </w:rPr>
        <w:annotationRef/>
      </w:r>
      <w:r>
        <w:t>FOXO3 came from candidate-gene studies, not GWAS (Minor, fix now). Broer et al. 2014 say only APOE and FOXO3 have replicated across independent studies and that FOXO3 was replicated in candidate-gene studies but 'not identified in GWAS'; Caruso et al. 2022 say GWAS results other than APOE are not always replicable. 'Including' also implies other loci. Fix: "Candidate-gene studies and GWAS have identified APOE and FOXO3 as the two genes most consistently associated with longevity across studies and populations (Broer et al., 2014; Caruso et al., 2022)". Found by: Reference check. (RF-6)</w:t>
      </w:r>
    </w:p>
  </w:comment>
  <w:comment w:id="156" w:author="Reference check" w:initials="RC" w:date="2026-10-24T23:58:41Z">
    <w:p>
      <w:pPr>
        <w:pStyle w:val="CommentText"/>
      </w:pPr>
      <w:r>
        <w:rPr>
          <w:rStyle w:val="CommentReference"/>
        </w:rPr>
        <w:annotationRef/>
      </w:r>
      <w:r>
        <w:t>Twin-study range is Shenhar et al.'s summary, cited second-hand (Minor, fix now). The 20–25% range is Shenhar et al.'s summary of earlier twin studies; the sentence cites no twin study for it. The 50% estimate in the same sentence is supported by the Science abstract. Fix: Name where the figure comes from: "but a recent study in *Science* that reviews those estimates (Shenhar et al., 2026) puts the intrinsic heritability at approximately 50% ...". Found by: Reference check. (RF-7)</w:t>
      </w:r>
    </w:p>
  </w:comment>
  <w:comment w:id="157" w:author="Reference check" w:initials="RC" w:date="2026-10-24T23:58:41Z">
    <w:p>
      <w:pPr>
        <w:pStyle w:val="CommentText"/>
      </w:pPr>
      <w:r>
        <w:rPr>
          <w:rStyle w:val="CommentReference"/>
        </w:rPr>
        <w:annotationRef/>
      </w:r>
      <w:r>
        <w:t>PRS definition adds 'common' and 'population-relative' to the source (Minor, fix now). Lambert et al. 2021 describe a score that aggregates many genetic variants into a single number by a weighted sum to predict genetic predisposition; they say neither 'common variants' nor 'population-relative measure'. Fix: "Polygenic risk scores (PRS) aggregate the effects of many genetic variants into a single weighted sum that estimates an individual's genetic predisposition to a trait (Lambert et al., 2021)." Found by: Reference check. (RF-8)</w:t>
      </w:r>
    </w:p>
  </w:comment>
  <w:comment w:id="158" w:author="Integrity check" w:initials="IC" w:date="2026-10-24T23:58:41Z">
    <w:p>
      <w:pPr>
        <w:pStyle w:val="CommentText"/>
      </w:pPr>
      <w:r>
        <w:rPr>
          <w:rStyle w:val="CommentReference"/>
        </w:rPr>
        <w:annotationRef/>
      </w:r>
      <w:r>
        <w:t>Six Bibliography entries are never cited; Doffman 2023 unverifiable (Minor, then the writing). Alteri 2024, Annas and Elias 2014, AMP v. Myriad Genetics 2013, Bloss 2011, Doffman 2023 and Green and Farahany 2014 are never cited. Annas, Bloss, Green and the court decision are real; the Forbes article by Doffman could not be found and the entry gives no link. Fix: Remove the six entries, or cite each where it supports a sentence (with the Forbes article's link if kept). Found by: Integrity check, Reference check. (RF-9)</w:t>
      </w:r>
    </w:p>
  </w:comment>
  <w:comment w:id="159" w:author="Reporting check" w:initials="RC" w:date="2026-10-24T23:58:41Z">
    <w:p>
      <w:pPr>
        <w:pStyle w:val="CommentText"/>
      </w:pPr>
      <w:r>
        <w:rPr>
          <w:rStyle w:val="CommentReference"/>
        </w:rPr>
        <w:annotationRef/>
      </w:r>
      <w:r>
        <w:t>PLINK2 received different records and chromosomes from just-prs, unstated (Major, fix now). The just-prs benchmark at the draft's time converted the VCF for PLINK2 without a FILTER restriction and for chromosomes 1-22 only, while just-prs read PASS records of the whole genome including chrX. The paper attributes the score differences (max 21.4) to identifier matching alone, so the agreement in Table 6 is not like-for-like. Fix: Rerun PLINK2 on the same filtered records and chromosomes, or state the input differences and narrow the explanation (RP-C5). Found by: Reporting check. (RP-1)</w:t>
      </w:r>
    </w:p>
  </w:comment>
  <w:comment w:id="160" w:author="Simulated reviewers" w:initials="SR" w:date="2026-10-24T23:58:41Z">
    <w:p>
      <w:pPr>
        <w:pStyle w:val="CommentText"/>
      </w:pPr>
      <w:r>
        <w:rPr>
          <w:rStyle w:val="CommentReference"/>
        </w:rPr>
        <w:annotationRef/>
      </w:r>
      <w:r>
        <w:t>PRS benchmark omits score IDs, its machine and versions; script path wrong (Minor, fix now). The 100 PGS IDs, their selection, the failed and large IDs, the machine (32 logical cores, 94 GB, unlike Table 4) and the PLINK2 build are not in the paper though the run's documentation gives them; the just-prs version is given nowhere, and the script lives at just-prs/benchmarks/benchmark_engines.py. Fix: Correct the path (RP-C4), name the failed IDs (RP-C6), add the environment (RP-C7), list the 100 IDs and give the just-prs version. Found by: Simulated reviewers, Reporting check. (RP-6)</w:t>
      </w:r>
    </w:p>
  </w:comment>
  <w:comment w:id="161" w:author="Reporting check" w:initials="RC" w:date="2026-10-24T23:58:41Z">
    <w:p>
      <w:pPr>
        <w:pStyle w:val="CommentText"/>
      </w:pPr>
      <w:r>
        <w:rPr>
          <w:rStyle w:val="CommentReference"/>
        </w:rPr>
        <w:annotationRef/>
      </w:r>
      <w:r>
        <w:t>Stated cause of the four PLINK2 failures may not be the actual one (Minor, then the writing; a candidate to verify). PLINK2's documentation names a repeated variant ID as a reason --score stops and does not name unmatched IDs as one; the PLINK2 logs that would settle it are not public. Fix: Take the cause from the PLINK2 log for the four IDs and state it as the log gives it. Found by: Reporting check. (RP-7)</w:t>
      </w:r>
    </w:p>
  </w:comment>
  <w:comment w:id="162" w:author="Simulated reviewers" w:initials="SR" w:date="2026-10-24T23:58:41Z">
    <w:p>
      <w:pPr>
        <w:pStyle w:val="CommentText"/>
      </w:pPr>
      <w:r>
        <w:rPr>
          <w:rStyle w:val="CommentReference"/>
        </w:rPr>
        <w:annotationRef/>
      </w:r>
      <w:r>
        <w:t>PRS memory figures set Python-heap MB against PLINK2 process memory (Minor, then the writing). tracemalloc does not see the native memory of Polars and DuckDB, so 0.2 MB is not their memory use; the project's own script has since switched to RSS for this reason. The side-by-side figures invite a comparison the measurements cannot support. Fix: Re-measure all engines the same way, or state in S3 that the Python figure excludes native memory and is not comparable. Found by: Simulated reviewers, Reporting check. (RP-8)</w:t>
      </w:r>
    </w:p>
  </w:comment>
  <w:comment w:id="163" w:author="Reporting check" w:initials="RC" w:date="2026-10-24T23:58:41Z">
    <w:p>
      <w:pPr>
        <w:pStyle w:val="CommentText"/>
      </w:pPr>
      <w:r>
        <w:rPr>
          <w:rStyle w:val="CommentReference"/>
        </w:rPr>
        <w:annotationRef/>
      </w:r>
      <w:r>
        <w:t>Reference data versions and the percentile method are not given (Minor, then the writing). No Ensembl release, ClinVar snapshot, PGS Catalog download date or 1000 Genomes panel details (samples per superpopulation, callset, build, missing-variant handling) are given, and the Hugging Face dataset cards do not state them either. Fix: Add the release or download date of each reference dataset and a short description of how the percentile distributions were computed. Found by: Reporting check. (RP-11)</w:t>
      </w:r>
    </w:p>
  </w:comment>
  <w:comment w:id="164" w:author="Policy fit" w:initials="PF" w:date="2026-10-24T23:58:41Z">
    <w:p>
      <w:pPr>
        <w:pStyle w:val="CommentText"/>
      </w:pPr>
      <w:r>
        <w:rPr>
          <w:rStyle w:val="CommentReference"/>
        </w:rPr>
        <w:annotationRef/>
      </w:r>
      <w:r>
        <w:t>Licence sentence reads like a use restriction AGPL does not impose (Minor, then the writing). The LICENSE file is the unmodified GNU AGPL v3, which permits any use; 'for research and education' can be read as a field-of-use restriction. Fix: Separate the licence from the intended use (RP-C8). Found by: Policy fit, Reporting check. (RP-14)</w:t>
      </w:r>
    </w:p>
  </w:comment>
  <w:comment w:id="165" w:author="Simulated reviewers" w:initials="SR" w:date="2026-10-24T23:58:41Z">
    <w:p>
      <w:pPr>
        <w:pStyle w:val="CommentText"/>
      </w:pPr>
      <w:r>
        <w:rPr>
          <w:rStyle w:val="CommentReference"/>
        </w:rPr>
        <w:annotationRef/>
      </w:r>
      <w:r>
        <w:t>Code and data cited without releases, archives or a data statement (Minor, before submission, once the code is final). Ten repositories are cited without a release, tag or archive (three have no tag at all), the Hugging Face datasets change and are cited without revisions, one link redirects to a renamed repository, and there is no Data availability statement. Fix: Once the code is final, tag and archive each release and cite tag and DOI, cite dataset revisions or archive a snapshot, and add a Data availability statement naming the genome deposit, datasets and benchmark outputs. Found by: Simulated reviewers, Reporting check. (RP-16)</w:t>
      </w:r>
    </w:p>
  </w:comment>
  <w:comment w:id="166" w:author="Reporting check" w:initials="RC" w:date="2026-10-24T23:58:41Z">
    <w:p>
      <w:pPr>
        <w:pStyle w:val="CommentText"/>
      </w:pPr>
      <w:r>
        <w:rPr>
          <w:rStyle w:val="CommentReference"/>
        </w:rPr>
        <w:annotationRef/>
      </w:r>
      <w:r>
        <w:t>Blanket licences on redistributed reference data may not match sources (Optional, before submission, once the code is final; a candidate to verify). The Hugging Face copies carry MIT, Apache-2.0 and CC-BY-4.0 licences while their sources (PGS Catalog scores, ClinPGx, LongevityMap, ClinVar, Ensembl) have their own terms; not checked here. Fix: Have the policy check compare each copy's licence with its source's terms. Found by: Reporting check. (RP-17)</w:t>
      </w:r>
    </w:p>
  </w:comment>
  <w:comment w:id="167" w:author="Story" w:initials="S" w:date="2026-10-24T23:58:41Z">
    <w:p>
      <w:pPr>
        <w:pStyle w:val="CommentText"/>
      </w:pPr>
      <w:r>
        <w:rPr>
          <w:rStyle w:val="CommentReference"/>
        </w:rPr>
        <w:annotationRef/>
      </w:r>
      <w:r>
        <w:t>Five of six readers' attention dropped at the Abstract's benchmark paragraph (Minor, then the writing). The Abstract gives speed ratios against Just-DNA-Seq and PLINK2 before it says what the tool shows a person; every reader except the bioinformatician dipped there, and three came back only at the paragraph about local processing. Moving the benchmarks after what a person sees would change the order of the paper's themes, which is the authors' choice. Fix: Choose a direction: Option B moves the benchmarks after what a person sees; Option A keeps the Abstract's order. Found by: Story. (ST-4)</w:t>
      </w:r>
    </w:p>
  </w:comment>
  <w:comment w:id="168" w:author="Story" w:initials="S" w:date="2026-10-24T23:58:41Z">
    <w:p>
      <w:pPr>
        <w:pStyle w:val="CommentText"/>
      </w:pPr>
      <w:r>
        <w:rPr>
          <w:rStyle w:val="CommentReference"/>
        </w:rPr>
        <w:annotationRef/>
      </w:r>
      <w:r>
        <w:t>The Section 5 heading promised a validation the section does not contain (Minor, then the writing). The biology student and the clinician opened Section 5 expecting a check that reports are correct and found runtimes; the section itself says its benchmarks do not constitute a systematic accuracy evaluation of the annotation modules (PR-6). Fix: Applied: the heading now reads '5. Benchmarks' (story.C3); 'and Validation' can return if a correctness test is added. Found by: Story. (ST-5)</w:t>
      </w:r>
    </w:p>
  </w:comment>
  <w:comment w:id="169" w:author="Story" w:initials="S" w:date="2026-10-24T23:58:41Z">
    <w:p>
      <w:pPr>
        <w:pStyle w:val="CommentText"/>
      </w:pPr>
      <w:r>
        <w:rPr>
          <w:rStyle w:val="CommentReference"/>
        </w:rPr>
        <w:annotationRef/>
      </w:r>
      <w:r>
        <w:t>Both results sections opened on how the benchmark was run, not on what it found (Minor, then the writing). Sections 5.1 and 5.2 began with the benchmark design and left the findings to Tables 2 and 5; the biology student closed the paper at the input description in Section 5.1. Fix: Applied: each section now opens with a sentence saying what its table shows, with no new number (story.C4, story.C6). Found by: Story. (ST-6)</w:t>
      </w:r>
    </w:p>
  </w:comment>
  <w:comment w:id="170" w:author="Story" w:initials="S" w:date="2026-10-24T23:58:41Z">
    <w:p>
      <w:pPr>
        <w:pStyle w:val="CommentText"/>
      </w:pPr>
      <w:r>
        <w:rPr>
          <w:rStyle w:val="CommentReference"/>
        </w:rPr>
        <w:annotationRef/>
      </w:r>
      <w:r>
        <w:t>Terms that stopped readers: MCP, module contract, warm runs, the unscaled 21.4 (Minor, then the writing). Four readers stopped at 'Model Context Protocol (MCP)', three at the Abstract's module-contract sentence, three at the score difference of 21.4, which has no scale, and the bioinformatician at 'warm' in Table 2; three lost the thread at reference-homozygote restoration and LD proxy tables. MCP is now explained where the Abstract first names it (story.C1). What 'warm' means and the scale of 21.4 are facts only the authors have (PR-3, PR-5). Fix: Define 'warm run' in Section 5.1, give the score scale behind 21.4, and state the Abstract's module-contract sentence in plainer words. Found by: Story. (ST-7)</w:t>
      </w:r>
    </w:p>
  </w:comment>
  <w:comment w:id="171" w:author="Story" w:initials="S" w:date="2026-10-24T23:58:41Z">
    <w:p>
      <w:pPr>
        <w:pStyle w:val="CommentText"/>
      </w:pPr>
      <w:r>
        <w:rPr>
          <w:rStyle w:val="CommentReference"/>
        </w:rPr>
        <w:annotationRef/>
      </w:r>
      <w:r>
        <w:t>A software list in the Introduction broke the thread for three readers (Optional, then the writing). The biology student, the biology enthusiast and the random curious person lost the thread at this list right after the longevity paragraph; Section 2.1 names the same four tools with the same roles. Fix: Applied: the list is cut from the Introduction (story.C2). Found by: Story. (ST-8)</w:t>
      </w:r>
    </w:p>
  </w:comment>
  <w:comment w:id="172" w:author="Story" w:initials="S" w:date="2026-10-24T23:58:41Z">
    <w:p>
      <w:pPr>
        <w:pStyle w:val="CommentText"/>
      </w:pPr>
      <w:r>
        <w:rPr>
          <w:rStyle w:val="CommentReference"/>
        </w:rPr>
        <w:annotationRef/>
      </w:r>
      <w:r>
        <w:t>The Conclusion ended on a limitation rather than on what a reader can do (Minor, then the writing). The paper's last sentence was its scope limit, and the random curious reader closed the paper in the Conclusion still looking for how to get the tool. Fix: Applied: the limit moves up within the Conclusion, unchanged, and a closing sentence says the software is open source and modules are added as data (story.C7). Found by: Story. (ST-9)</w:t>
      </w:r>
    </w:p>
  </w:comment>
  <w:comment w:id="173" w:author="Story" w:initials="S" w:date="2026-10-24T23:58:41Z">
    <w:p>
      <w:pPr>
        <w:pStyle w:val="CommentText"/>
      </w:pPr>
      <w:r>
        <w:rPr>
          <w:rStyle w:val="CommentReference"/>
        </w:rPr>
        <w:annotationRef/>
      </w:r>
      <w:r>
        <w:t>The Abstract states the need and the tool but not what blocks the need (Optional, then the writing). The Abstract goes from the need straight to 'We present Just-DNA-Lite'; the obstacle the paper answers, commercial reports that do not let users verify which variants contributed, appears only in the Introduction. Fix: Add the obstacle as the Abstract's second sentence (proposal ST-C2). Found by: Story. (ST-11)</w:t>
      </w:r>
    </w:p>
  </w:comment>
  <w:comment w:id="174" w:author="Workflow" w:initials="W" w:date="2026-10-24T23:58:41Z">
    <w:p>
      <w:pPr>
        <w:pStyle w:val="CommentText"/>
      </w:pPr>
      <w:r>
        <w:rPr>
          <w:rStyle w:val="CommentReference"/>
        </w:rPr>
        <w:annotationRef/>
      </w:r>
      <w:r>
        <w:t>16 problems about this part whose passage is not quoted in this text:</w:t>
      </w:r>
    </w:p>
    <w:p>
      <w:pPr>
        <w:pStyle w:val="CommentText"/>
      </w:pPr>
      <w:r>
        <w:t>About Figures 1 to 4: Screenshot text prints below 6 pt; three images fall below 300 dpi (Minor, then the writing). Measured at native resolution, the interface text prints at about 4 to 5 pt (Figure 1), 2.5 to 4 pt (Figure 3) and about 6 pt or less (Figure 4) at full page width, and about half that in one column; Figure 2's circle labels print at about 5 pt. At page width Figure 1 reaches 263 dpi, Figure 3 291 dpi and Figure 4 183 dpi. Looked in: the four figure images measured at 85 mm and 178 mm printed width (checks/text-sizes/text-sizes.json). Fix: Recapture each screenshot at twice the screen's pixel density, cropped to what the caption describes, and print the screenshots at full page width. Found by: Figures and tables. (FG-5)</w:t>
      </w:r>
    </w:p>
    <w:p>
      <w:pPr>
        <w:pStyle w:val="CommentText"/>
      </w:pPr>
      <w:r>
        <w:t>About 4. AI-Assisted Module Creation (Figure 4): Figure 4's "~7 min" disagrees with the project's record of 284 s (Minor, fix now; a candidate to verify). The second screenshot's callout reads "Module created automatically (~7 min)" over a module badged v1; the project's walkthrough of this scenario records v1 in about 284 s and v2 in about 762 s, and the text gives no time at all. Looked in: Figure 4, second screenshot (callout text); Sections 4 and 5 of the working copy; code/docs/AI_MODULE_WALKTHROUGH.md, Scenario 4. Fix: Give the time of the run the screenshot shows, from its log, or drop the time from the callout. Found by: Figures and tables. (FG-7)</w:t>
      </w:r>
    </w:p>
    <w:p>
      <w:pPr>
        <w:pStyle w:val="CommentText"/>
      </w:pPr>
      <w:r>
        <w:t>About Whole manuscript: No figure and only one of seven tables is cited in the text (Minor, then the writing). Figures 1 to 4 and Tables 1, 2, 4, 5, 6 and 7 are never cited; only Table 3 is ("for the runs in Table 3", Section 5.1). Readers cannot find the display item a sentence rests on, and most journals ask for every figure and table to be cited in order. Looked in: every section of the working copy, outside the captions, for citations of Figures 1 to 4 and Tables 1 to 7. Fix: Add a citation at the sentence each item supports (proposals FG-C1 to FG-C9). Found by: Figures and tables. (FG-8)</w:t>
      </w:r>
    </w:p>
    <w:p>
      <w:pPr>
        <w:pStyle w:val="CommentText"/>
      </w:pPr>
      <w:r>
        <w:t>About Tables 5 and 6: Tables 5 and 6 lack units, repeat a row, and give an unscaled difference (Optional, then the writing). Table 5's headers carry no unit and its speed-ups divide medians over 100 and 96 scores without saying so in the table. Table 6's two PLINK2 rows are identical, and a maximum absolute difference of 21.4 cannot be judged without the scale of that score. Fix: Add units to the headers (FG-C16), merge the PLINK2 rows (FG-C15), and give the 21.4 relative to its score or name the score. Found by: Figures and tables. (FG-13)</w:t>
      </w:r>
    </w:p>
    <w:p>
      <w:pPr>
        <w:pStyle w:val="CommentText"/>
      </w:pPr>
      <w:r>
        <w:t>About Whole manuscript: Eleven display items; the chosen journal's limit may require moving tables to the supplement (Optional, once you have chosen the journal). The paper has 4 figures and 7 tables, 13 items with the two recommended additions. No journal is chosen, so no limit was applied; Tables 4 (hardware) and 7 (repositories) serve reproducibility more than the argument. Looked in: Figures 1 to 4 and Tables 1 to 7 of the working copy. Fix: Once a journal is chosen, compare with its limit and move Tables 4 and 7 to the supplement first. Found by: Figures and tables. (FG-16)</w:t>
      </w:r>
    </w:p>
    <w:p>
      <w:pPr>
        <w:pStyle w:val="CommentText"/>
      </w:pPr>
      <w:r>
        <w:t>About 5.1 Annotation Speed, Table 2: The gVCF timed in Table 2 is not described anywhere (Minor, fix now). Section 5.1 and Table 4 describe only a VCF, and the cited Zenodo record holds a single VCF, so the input of the gVCF row is unknown. Fix: Name the gVCF (individual, caller) in a sentence under Table 2. Found by: Integrity check. (IC-17)</w:t>
      </w:r>
    </w:p>
    <w:p>
      <w:pPr>
        <w:pStyle w:val="CommentText"/>
      </w:pPr>
      <w:r>
        <w:t>About List of Abbreviations (new, after 7. Conclusion): No list of abbreviations, which both BMC journals require (Minor, once you have chosen the journal). The text uses more than forty abbreviations, several of them never expanded, and the BMC journals require a list of abbreviations. Looked in: whole manuscript. Fix: Applied: a list of 43 entries after the Conclusion, using the text's own expansions where it gives them. Found by: Journal adaptation. (JA-3)</w:t>
      </w:r>
    </w:p>
    <w:p>
      <w:pPr>
        <w:pStyle w:val="CommentText"/>
      </w:pPr>
      <w:r>
        <w:t>About Figures 1 to 4: No alt text under any figure legend, which Bioinformatics requires (Minor, once you have chosen the journal). Bioinformatics asks for alt text for every figure, directly under its legend and introduced by 'Alt text:'. Figures 1 to 3 are to be recaptured, as the figures review recommends, so alt text written for them now would describe images that will change. Looked in: legends of Figures 1 to 4. Fix: Applied for Figure 4; write the alt text of Figures 1 to 3 once their new images exist. Found by: Journal adaptation. (JA-4)</w:t>
      </w:r>
    </w:p>
    <w:p>
      <w:pPr>
        <w:pStyle w:val="CommentText"/>
      </w:pPr>
      <w:r>
        <w:t>About Declarations (after Competing Interests): No AI-use statement; the run's AI-drafted sentences meet two journals' rules (Minor, once you have chosen the journal). Every venue on the ladder asks for AI use to be declared in the manuscript. This run revised the wording throughout and drafted new sentences, among them the openings of Sections 5.1 and 5.2 and the last sentence of the Conclusion; the BMC journals do not accept AI-written results or discussion and Bioinformatics asks that AI not draft text, so keeping them means declaring them. The authors' own use while writing v0.3 is unknown. Looked in: Acknowledgments; Competing Interests; Funding; whole manuscript. Fix: A statement describing the run's use is proposed and held (JA-C1) until the authors add their own use and confirm their review; its placement waits for the journal. Found by: Journal adaptation, Journal selection. (JA-7)</w:t>
      </w:r>
    </w:p>
    <w:p>
      <w:pPr>
        <w:pStyle w:val="CommentText"/>
      </w:pPr>
      <w:r>
        <w:t>About Whole manuscript: Budget, fee payer and preprint priorities are not stated (Optional, once you have chosen the journal). The authors named speed and an impact factor above 3. Without a budget or a fee payer every fee makes its journal 'Depends', and the preprint ladder uses a labelled default order. Looked in: the authors' stated priorities; Funding. Fix: State who pays the publication fee (institutional agreements only, a grant up to an amount, or nobody), what matters for the preprint, and whether to preprint at all. Found by: Journal selection. (JS-8)</w:t>
      </w:r>
    </w:p>
    <w:p>
      <w:pPr>
        <w:pStyle w:val="CommentText"/>
      </w:pPr>
      <w:r>
        <w:t>About Whole manuscript: bioRxiv and Research Square In Review exclude each other (Optional, fix now). bioRxiv does not post manuscripts already on another server, so opting into In Review at a BMC submission gives up bioRxiv and its direct transfer to Bioinformatics and PLOS Computational Biology; In Review also fixes the licence at CC BY 4.0. Every journal on the ladder accepts a bioRxiv preprint under any licence. Looked in: preprint rules of bioRxiv and Research Square. Fix: Post on bioRxiv under CC BY before submitting, and decline In Review at the BMC submission. Found by: Journal selection. (JS-9)</w:t>
      </w:r>
    </w:p>
    <w:p>
      <w:pPr>
        <w:pStyle w:val="CommentText"/>
      </w:pPr>
      <w:r>
        <w:t>About Declarations: No ethics and consent statement for the human genome the benchmarks use (Minor, before submission, once the code is final). The paper analyses a human genome but has no ethics or consent statement. A short factual statement can be drafted from the project's files (PF-C8); it is held because two facts only the authors have could change it: whether another person's genome enters the reported results, and whether an ethics committee reviewed the work. Looked in: Contribution Statements; Funding; Code Availability; Competing Interests; Sections 5.1 and 5.2; Supplementary Material. Fix: Confirm the two facts; the held statement then goes in as drafted, or with the committee's name and decision. Found by: Journal selection, Simulated reviewers, Policy fit. (PF-10)</w:t>
      </w:r>
    </w:p>
    <w:p>
      <w:pPr>
        <w:pStyle w:val="CommentText"/>
      </w:pPr>
      <w:r>
        <w:t>About Declarations: BMC journals require a named ethics committee's approval or exemption for human data (Major, once you have chosen the journal). BMC's editorial policies and both Software article guidelines ask any study with human data to name the committee that approved it or granted an exemption, even where approval was waived, with no stated exception for openly available or self-released data; retrospective approval is usually impossible and the editor decides. The paper has no ethics statement and the project's files mention no committee. Looked in: Competing Interests; Funding; Contribution Statements; Code Availability; Sections 5.1 and 5.2; the project's code and docs. Fix: Decide between asking an ethics committee for a written exemption before submitting and naming it, or submitting the factual statement (PF-C10) and accepting the editor's discretion. Found by: Policy fit. (PF-12)</w:t>
      </w:r>
    </w:p>
    <w:p>
      <w:pPr>
        <w:pStyle w:val="CommentText"/>
      </w:pPr>
      <w:r>
        <w:t>About Declarations: BMC asks for the genome owner's written consent to publish, stated in the Declarations (Minor, once you have chosen the journal). BMC's consent-for-publication rule covers any individual's data in any form and names no exception for an author; the paper reports the benchmark genome's variant counts. The owner signing BMC's or the institution's form, kept rather than uploaded, lets the Declarations say consent was obtained. Looked in: Competing Interests; Contribution Statements; Acknowledgments. Fix: Have the genome's owner, and anyone else whose genome or sample name stays in the paper, sign a consent-for-publication form; PF-C10 then states it. Found by: Policy fit. (PF-13)</w:t>
      </w:r>
    </w:p>
    <w:p>
      <w:pPr>
        <w:pStyle w:val="CommentText"/>
      </w:pPr>
      <w:r>
        <w:t>About 5.1 Annotation Speed; 5.2 PRS Computation: Benchmark tables mix run sets, labels and variant counts (Minor, then the writing). 'normal' versus 'warm' runs; Table 3 single runs not identified; a gVCF speed-up (n = 1) set against OakVar on a different input; PRS speed-ups as ratios of medians over different score sets without spread; and two unexplained variant counts for the same genome. Fix: Use one run-type term (RP-C10, RP-C11), identify Table 3's runs, qualify the gVCF ratio, give the matched-set ratio and spread, and say which records each variant count includes. Found by: Figures and tables, Reporting check. (RP-9)</w:t>
      </w:r>
    </w:p>
    <w:p>
      <w:pPr>
        <w:pStyle w:val="CommentText"/>
      </w:pPr>
      <w:r>
        <w:t>About Whole manuscript: A venue's reporting form will be needed once a journal is chosen (Optional, once you have chosen the journal). No EQUATOR guideline binds a software paper; Nature Portfolio journals ask for the Reporting Summary, Cell Press for STAR Methods and eLife for an MDAR-based checklist, while the OUP, BMC and PLOS software venues ask for none but have software and archiving rules. Looked in: Methods (Sections 2, 3 and 5); Code Availability; Supplementary Material list. Fix: Once the journal is chosen, complete its form from findings 1 to 11 and follow its software rules. Found by: Reporting check. (RP-15)</w:t>
      </w:r>
    </w:p>
  </w:comment>
  <w:comment w:id="175" w:author="Workflow" w:initials="W" w:date="2026-10-24T23:58:41Z">
    <w:p>
      <w:pPr>
        <w:pStyle w:val="CommentText"/>
      </w:pPr>
      <w:r>
        <w:rPr>
          <w:rStyle w:val="CommentReference"/>
        </w:rPr>
        <w:annotationRef/>
      </w:r>
      <w:r>
        <w:t>1 problem about this part whose passage is not quoted in this text:</w:t>
      </w:r>
    </w:p>
    <w:p>
      <w:pPr>
        <w:pStyle w:val="CommentText"/>
      </w:pPr>
      <w:r>
        <w:t>About 2. Platform Architecture: No figure gives an overview of the platform's architecture and data flow (Optional, then the writing). Section 2 describes a multi-step pipeline, module discovery, the PRS library and its interfaces, and a local boundary, but no figure shows how they fit together; readers who skim see figures first. Looked in: Section 2 and all four figures. Fix: Add a schematic drawn from Sections 2.1, 2.2, 3.2 and 3.2.1 at the start of Section 2. Found by: Figures and tables. (FG-17)</w:t>
      </w:r>
    </w:p>
  </w:comment>
  <w:comment w:id="176" w:author="Workflow" w:initials="W" w:date="2026-10-24T23:58:41Z">
    <w:p>
      <w:pPr>
        <w:pStyle w:val="CommentText"/>
      </w:pPr>
      <w:r>
        <w:rPr>
          <w:rStyle w:val="CommentReference"/>
        </w:rPr>
        <w:annotationRef/>
      </w:r>
      <w:r>
        <w:t>1 problem about this part whose passage is not quoted in this text:</w:t>
      </w:r>
    </w:p>
    <w:p>
      <w:pPr>
        <w:pStyle w:val="CommentText"/>
      </w:pPr>
      <w:r>
        <w:t>About Abstract: No keywords, which both BMC journals require (Minor, once you have chosen the journal). BMC Bioinformatics and BMC Genomics ask for three to ten keywords with a Software article, and the draft had none. Keywords cost the other venues on the ladder nothing. Looked in: front matter; Abstract. Fix: Applied: eight keywords from the title, the Abstract and the default modules now follow the Abstract. Found by: Journal adaptation. (JA-1)</w:t>
      </w:r>
    </w:p>
  </w:comment>
  <w:comment w:id="177" w:author="Workflow" w:initials="W" w:date="2026-10-24T23:58:41Z">
    <w:p>
      <w:pPr>
        <w:pStyle w:val="CommentText"/>
      </w:pPr>
      <w:r>
        <w:rPr>
          <w:rStyle w:val="CommentReference"/>
        </w:rPr>
        <w:annotationRef/>
      </w:r>
      <w:r>
        <w:t>2 problems about this part whose passage is not quoted in this text:</w:t>
      </w:r>
    </w:p>
    <w:p>
      <w:pPr>
        <w:pStyle w:val="CommentText"/>
      </w:pPr>
      <w:r>
        <w:t>About Code Availability: No availability and requirements block for the software (Minor, once you have chosen the journal). Both BMC journals require a block with the project name, home page, archived version, operating systems, programming language, other requirements, licence and any restriction on non-academic use. The draft gave the repositories but not these fields. Looked in: Code Availability; 2. Platform Architecture. Fix: Applied, filled from the project's README, pyproject.toml and LICENSE at the draft's commit; the archived version's DOI waits for the final release. Found by: Journal adaptation. (JA-2)</w:t>
      </w:r>
    </w:p>
    <w:p>
      <w:pPr>
        <w:pStyle w:val="CommentText"/>
      </w:pPr>
      <w:r>
        <w:t>About Code Availability: No data availability statement gives the genome's record and CC0 terms (Minor, once you have chosen the journal). Code Availability lists repositories and Hugging Face modules but not the benchmark genome, its record or its terms. Looked in: Code Availability; Section 5.1; Table 4; Supplementary Material. Fix: Add a Data Availability section naming the record, its CC0 terms and that its owner deposited it (PF-C9). Found by: Journal adaptation, Policy fit. (PF-11)</w:t>
      </w:r>
    </w:p>
  </w:comment>
  <w:comment w:id="178" w:author="Workflow" w:initials="W" w:date="2026-10-24T23:58:41Z">
    <w:p>
      <w:pPr>
        <w:pStyle w:val="CommentText"/>
      </w:pPr>
      <w:r>
        <w:rPr>
          <w:rStyle w:val="CommentReference"/>
        </w:rPr>
        <w:annotationRef/>
      </w:r>
      <w:r>
        <w:t>1 problem about this part whose passage is not quoted in this text:</w:t>
      </w:r>
    </w:p>
    <w:p>
      <w:pPr>
        <w:pStyle w:val="CommentText"/>
      </w:pPr>
      <w:r>
        <w:t>About Bibliography: Tools, data and companion paper used without references (Minor, then the writing). The 1000 Genomes panel behind the percentiles, PLINK2, DeepVariant, the PGS Catalog's scoring files, PLINK, ANNOVAR, VEP, the Zenodo genome and the companion paper are named without a reference; the GDPR and the European Health Data Space are named without their regulations. Verified references: 10.1038/nature15393, 10.1186/s13742-015-0047-8, 10.1038/nbt.4235, 10.1186/s13059-016-0974-4, 10.1093/nar/gkq603, 10.5281/zenodo.18370498; Regulation (EU) 2016/679 and Regulation (EU) 2025/327. Looked in: Bibliography; 1. Introduction; 3.2 Polygenic Risk Scores; 4. AI-Assisted Module Creation; 5.1 Annotation Speed; 5.2 PRS Computation; 6.3 Platform Philosophy. Fix: Cite the tools and data the results rest on (at least 1000 Genomes, PLINK2, DeepVariant, the PGS Catalog and the Zenodo record), using the verified references. Found by: Journal adaptation, Policy fit, Reference check. (RF-10)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na-seq/just-dna-lite" TargetMode="External"/><Relationship Id="rId10" Type="http://schemas.openxmlformats.org/officeDocument/2006/relationships/hyperlink" Target="https://github.com/dna-seq/just-prs" TargetMode="External"/><Relationship Id="rId11" Type="http://schemas.openxmlformats.org/officeDocument/2006/relationships/hyperlink" Target="https://github.com/dna-seq/just-dna-format" TargetMode="External"/><Relationship Id="rId12" Type="http://schemas.openxmlformats.org/officeDocument/2006/relationships/hyperlink" Target="https://github.com/dna-seq/just-dna-registry" TargetMode="External"/><Relationship Id="rId13" Type="http://schemas.openxmlformats.org/officeDocument/2006/relationships/hyperlink" Target="https://github.com/dna-seq/just-prs-mcp" TargetMode="External"/><Relationship Id="rId14" Type="http://schemas.openxmlformats.org/officeDocument/2006/relationships/hyperlink" Target="https://github.com/dna-seq/prepare-annotations" TargetMode="External"/><Relationship Id="rId15" Type="http://schemas.openxmlformats.org/officeDocument/2006/relationships/hyperlink" Target="https://github.com/dna-seq/reflex-mui-datagrid" TargetMode="External"/><Relationship Id="rId16" Type="http://schemas.openxmlformats.org/officeDocument/2006/relationships/hyperlink" Target="https://github.com/dna-seq/just-biomarkers" TargetMode="External"/><Relationship Id="rId17" Type="http://schemas.openxmlformats.org/officeDocument/2006/relationships/hyperlink" Target="https://github.com/dna-seq/just-module-creator" TargetMode="External"/><Relationship Id="rId18" Type="http://schemas.openxmlformats.org/officeDocument/2006/relationships/hyperlink" Target="https://github.com/dna-seq/dna-seq" TargetMode="External"/><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manuscript review found</dc:title>
  <dc:subject/>
  <dc:creator>manuscript-improve</dc:creator>
  <cp:keywords/>
  <dc:description>generated by python-docx</dc:description>
  <cp:lastModifiedBy/>
  <cp:revision>1</cp:revision>
  <dcterms:created xsi:type="dcterms:W3CDTF">2013-12-23T23:15:00Z</dcterms:created>
  <dcterms:modified xsi:type="dcterms:W3CDTF">2013-12-23T23:15:00Z</dcterms:modified>
  <cp:category/>
</cp:coreProperties>
</file>